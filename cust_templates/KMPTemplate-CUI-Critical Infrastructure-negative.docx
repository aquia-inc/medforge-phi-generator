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C9372" w14:textId="75093D50" w:rsidR="00694F87" w:rsidRPr="0006154B" w:rsidRDefault="74588B38" w:rsidP="74588B38">
      <w:pPr>
        <w:pStyle w:val="Heading1"/>
        <w:jc w:val="center"/>
        <w:rPr>
          <w:b/>
          <w:bCs/>
          <w:sz w:val="44"/>
          <w:szCs w:val="44"/>
        </w:rPr>
      </w:pPr>
      <w:r w:rsidRPr="74588B38">
        <w:rPr>
          <w:b/>
          <w:bCs/>
        </w:rPr>
        <w:t>Key Management Plan User Guide</w:t>
      </w:r>
    </w:p>
    <w:p w14:paraId="23DEC3CC" w14:textId="4E9AA234" w:rsidR="74588B38" w:rsidRDefault="74588B38" w:rsidP="74588B38"/>
    <w:p w14:paraId="7BFBBE22" w14:textId="5AFB933A" w:rsidR="00755703" w:rsidRPr="00381DC0" w:rsidRDefault="00755703" w:rsidP="00755703">
      <w:pPr>
        <w:spacing w:after="240"/>
        <w:rPr>
          <w:rFonts w:asciiTheme="minorHAnsi" w:hAnsiTheme="minorHAnsi" w:cstheme="minorHAnsi"/>
        </w:rPr>
      </w:pPr>
      <w:r w:rsidRPr="00381DC0">
        <w:rPr>
          <w:rFonts w:asciiTheme="minorHAnsi" w:hAnsiTheme="minorHAnsi" w:cstheme="minorHAnsi"/>
        </w:rPr>
        <w:t>This Key Management Plan (KMP)</w:t>
      </w:r>
      <w:r w:rsidR="00694F87" w:rsidRPr="00381DC0">
        <w:rPr>
          <w:rFonts w:asciiTheme="minorHAnsi" w:hAnsiTheme="minorHAnsi" w:cstheme="minorHAnsi"/>
        </w:rPr>
        <w:t xml:space="preserve"> User Guide </w:t>
      </w:r>
      <w:r w:rsidRPr="00381DC0">
        <w:rPr>
          <w:rFonts w:asciiTheme="minorHAnsi" w:hAnsiTheme="minorHAnsi" w:cstheme="minorHAnsi"/>
        </w:rPr>
        <w:t xml:space="preserve">provides a structured and standardized format for Application Development Organizations (ADOs) to document the management of cryptographic keys throughout the system lifecycle. It aligns with the CMS Key Management Guide </w:t>
      </w:r>
      <w:r w:rsidR="006109C0" w:rsidRPr="00381DC0">
        <w:rPr>
          <w:rFonts w:asciiTheme="minorHAnsi" w:hAnsiTheme="minorHAnsi" w:cstheme="minorHAnsi"/>
        </w:rPr>
        <w:t>March</w:t>
      </w:r>
      <w:r w:rsidRPr="00381DC0">
        <w:rPr>
          <w:rFonts w:asciiTheme="minorHAnsi" w:hAnsiTheme="minorHAnsi" w:cstheme="minorHAnsi"/>
        </w:rPr>
        <w:t xml:space="preserve"> 2025 and supports compliance with applicable federal laws, regulations, and CMS policies, including FISMA, NIST SP 800-57, and CMS Acceptable Risk Safeguards (ARS).</w:t>
      </w:r>
    </w:p>
    <w:p w14:paraId="03BA133E" w14:textId="2AF7F8B8" w:rsidR="00755703" w:rsidRPr="00381DC0" w:rsidRDefault="794AFF0E" w:rsidP="794AFF0E">
      <w:pPr>
        <w:spacing w:after="240"/>
        <w:rPr>
          <w:rFonts w:asciiTheme="minorHAnsi" w:hAnsiTheme="minorHAnsi" w:cstheme="minorBidi"/>
        </w:rPr>
      </w:pPr>
      <w:r w:rsidRPr="794AFF0E">
        <w:rPr>
          <w:rFonts w:asciiTheme="minorHAnsi" w:hAnsiTheme="minorHAnsi" w:cstheme="minorBidi"/>
        </w:rPr>
        <w:t xml:space="preserve">The template is intended to be tailored by each ADO to reflect the key management practices and technologies implemented within their FISMA system. It outlines procedures and responsible roles across the entire key lifecycle, including generation, distribution, storage, use, rotation, revocation, destruction, archival, and compromise response. </w:t>
      </w:r>
    </w:p>
    <w:p w14:paraId="1480F2CA" w14:textId="77777777" w:rsidR="00755703" w:rsidRPr="00381DC0" w:rsidRDefault="7E2E38E0" w:rsidP="7E2E38E0">
      <w:pPr>
        <w:spacing w:after="240"/>
        <w:rPr>
          <w:rFonts w:asciiTheme="minorHAnsi" w:eastAsiaTheme="minorEastAsia" w:hAnsiTheme="minorHAnsi" w:cstheme="minorBidi"/>
        </w:rPr>
      </w:pPr>
      <w:r w:rsidRPr="7E2E38E0">
        <w:rPr>
          <w:rFonts w:asciiTheme="minorHAnsi" w:eastAsiaTheme="minorEastAsia" w:hAnsiTheme="minorHAnsi" w:cstheme="minorBidi"/>
        </w:rPr>
        <w:t>By completing this document, ADOs will:</w:t>
      </w:r>
    </w:p>
    <w:p w14:paraId="03C79E08" w14:textId="4CBA6820" w:rsidR="005A29A7" w:rsidRPr="00381DC0" w:rsidRDefault="7E2E38E0" w:rsidP="7E2E38E0">
      <w:pPr>
        <w:pStyle w:val="ListParagraph"/>
        <w:numPr>
          <w:ilvl w:val="0"/>
          <w:numId w:val="38"/>
        </w:numPr>
        <w:spacing w:after="240"/>
        <w:rPr>
          <w:rFonts w:eastAsiaTheme="minorEastAsia"/>
        </w:rPr>
      </w:pPr>
      <w:r w:rsidRPr="7E2E38E0">
        <w:rPr>
          <w:rFonts w:eastAsiaTheme="minorEastAsia"/>
        </w:rPr>
        <w:t>Improve visibility and accountability around cryptographic key usage.</w:t>
      </w:r>
    </w:p>
    <w:p w14:paraId="6A1AC17B" w14:textId="668368DA" w:rsidR="005A29A7" w:rsidRPr="00381DC0" w:rsidRDefault="7E2E38E0" w:rsidP="7E2E38E0">
      <w:pPr>
        <w:pStyle w:val="ListParagraph"/>
        <w:numPr>
          <w:ilvl w:val="0"/>
          <w:numId w:val="38"/>
        </w:numPr>
        <w:spacing w:after="240"/>
        <w:rPr>
          <w:rFonts w:eastAsiaTheme="minorEastAsia"/>
        </w:rPr>
      </w:pPr>
      <w:r w:rsidRPr="7E2E38E0">
        <w:rPr>
          <w:rFonts w:eastAsiaTheme="minorEastAsia"/>
        </w:rPr>
        <w:t>Strengthen security posture and reduce the risk of key compromise.</w:t>
      </w:r>
    </w:p>
    <w:p w14:paraId="0D7359EA" w14:textId="204DF773" w:rsidR="00755703" w:rsidRPr="00381DC0" w:rsidRDefault="7E2E38E0" w:rsidP="7E2E38E0">
      <w:pPr>
        <w:pStyle w:val="ListParagraph"/>
        <w:numPr>
          <w:ilvl w:val="0"/>
          <w:numId w:val="38"/>
        </w:numPr>
        <w:spacing w:after="240"/>
        <w:rPr>
          <w:rFonts w:eastAsiaTheme="minorEastAsia"/>
        </w:rPr>
      </w:pPr>
      <w:r w:rsidRPr="7E2E38E0">
        <w:rPr>
          <w:rFonts w:eastAsiaTheme="minorEastAsia"/>
        </w:rPr>
        <w:t>Support audit readiness and continuous compliance with CMS and federal requirements.</w:t>
      </w:r>
    </w:p>
    <w:p w14:paraId="78127EE2" w14:textId="56D6674F" w:rsidR="00755703" w:rsidRPr="00381DC0" w:rsidRDefault="00755703" w:rsidP="0006154B">
      <w:pPr>
        <w:rPr>
          <w:rFonts w:asciiTheme="minorHAnsi" w:hAnsiTheme="minorHAnsi" w:cstheme="minorHAnsi"/>
        </w:rPr>
      </w:pPr>
      <w:r w:rsidRPr="00381DC0">
        <w:rPr>
          <w:rFonts w:asciiTheme="minorHAnsi" w:hAnsiTheme="minorHAnsi" w:cstheme="minorHAnsi"/>
        </w:rPr>
        <w:t>This template is a living document and should be reviewed and updated annually, or upon any significant system or cryptographic change. The completed plan should be stored in a location accessible to those designing, operating, or maintaining the system.</w:t>
      </w:r>
    </w:p>
    <w:p w14:paraId="15E60DD3" w14:textId="7AE61A1F" w:rsidR="00F8159A" w:rsidRPr="0006154B" w:rsidRDefault="74588B38" w:rsidP="74588B38">
      <w:pPr>
        <w:pStyle w:val="Heading2"/>
        <w:rPr>
          <w:b/>
          <w:bCs/>
        </w:rPr>
      </w:pPr>
      <w:r w:rsidRPr="74588B38">
        <w:rPr>
          <w:b/>
          <w:bCs/>
        </w:rPr>
        <w:t>KMP Directions</w:t>
      </w:r>
    </w:p>
    <w:p w14:paraId="461E729F" w14:textId="2030D203" w:rsidR="74588B38" w:rsidRDefault="74588B38" w:rsidP="74588B38"/>
    <w:p w14:paraId="0E88EFCD" w14:textId="323D4C0F" w:rsidR="00F8159A" w:rsidRPr="00381DC0" w:rsidRDefault="389C4C48" w:rsidP="389C4C48">
      <w:pPr>
        <w:spacing w:after="240"/>
        <w:rPr>
          <w:rFonts w:asciiTheme="minorHAnsi" w:hAnsiTheme="minorHAnsi" w:cstheme="minorHAnsi"/>
        </w:rPr>
      </w:pPr>
      <w:r w:rsidRPr="00381DC0">
        <w:rPr>
          <w:rFonts w:asciiTheme="minorHAnsi" w:hAnsiTheme="minorHAnsi" w:cstheme="minorHAnsi"/>
        </w:rPr>
        <w:t>Use this template to record your key management plan and store it in a location familiar to the members of the ADO who design, build, operate, or maintain the FISMA system.</w:t>
      </w:r>
    </w:p>
    <w:p w14:paraId="65A8CDC8" w14:textId="0EACFFA9" w:rsidR="389C4C48" w:rsidRPr="00381DC0" w:rsidRDefault="22F7DB95" w:rsidP="389C4C48">
      <w:pPr>
        <w:spacing w:after="240"/>
        <w:rPr>
          <w:rFonts w:asciiTheme="minorHAnsi" w:hAnsiTheme="minorHAnsi" w:cstheme="minorHAnsi"/>
        </w:rPr>
      </w:pPr>
      <w:r w:rsidRPr="00381DC0">
        <w:rPr>
          <w:rFonts w:asciiTheme="minorHAnsi" w:hAnsiTheme="minorHAnsi" w:cstheme="minorHAnsi"/>
        </w:rPr>
        <w:t>Throughout the</w:t>
      </w:r>
      <w:r w:rsidR="002F40AD" w:rsidRPr="00381DC0">
        <w:rPr>
          <w:rFonts w:asciiTheme="minorHAnsi" w:hAnsiTheme="minorHAnsi" w:cstheme="minorHAnsi"/>
        </w:rPr>
        <w:t xml:space="preserve"> template</w:t>
      </w:r>
      <w:r w:rsidRPr="00381DC0">
        <w:rPr>
          <w:rFonts w:asciiTheme="minorHAnsi" w:hAnsiTheme="minorHAnsi" w:cstheme="minorHAnsi"/>
        </w:rPr>
        <w:t xml:space="preserve"> you will find sections to fill in labeled with the content in brackets, e.g. If you see “</w:t>
      </w:r>
      <w:r w:rsidRPr="00381DC0">
        <w:rPr>
          <w:rFonts w:asciiTheme="minorHAnsi" w:hAnsiTheme="minorHAnsi" w:cstheme="minorHAnsi"/>
          <w:b/>
          <w:bCs/>
        </w:rPr>
        <w:t>[Name]</w:t>
      </w:r>
      <w:r w:rsidRPr="00381DC0">
        <w:rPr>
          <w:rFonts w:asciiTheme="minorHAnsi" w:hAnsiTheme="minorHAnsi" w:cstheme="minorHAnsi"/>
        </w:rPr>
        <w:t>”, you should replace “</w:t>
      </w:r>
      <w:r w:rsidRPr="00381DC0">
        <w:rPr>
          <w:rFonts w:asciiTheme="minorHAnsi" w:hAnsiTheme="minorHAnsi" w:cstheme="minorHAnsi"/>
          <w:b/>
          <w:bCs/>
        </w:rPr>
        <w:t>[Name]</w:t>
      </w:r>
      <w:r w:rsidRPr="00381DC0">
        <w:rPr>
          <w:rFonts w:asciiTheme="minorHAnsi" w:hAnsiTheme="minorHAnsi" w:cstheme="minorHAnsi"/>
        </w:rPr>
        <w:t>” with the name or acronym of your FISMA System.  In each of the “Where is the function performed” and “How is the function performed” sections there are prompts for different types of key management tools.  Remove and edit the prompts as they apply to your system. Sometimes the common AWS tool is listed along with a prompt to enter another tool.</w:t>
      </w:r>
    </w:p>
    <w:p w14:paraId="06A8E5DD" w14:textId="1F3135A8" w:rsidR="389C4C48" w:rsidRPr="00381DC0" w:rsidRDefault="22F7DB95" w:rsidP="389C4C48">
      <w:pPr>
        <w:spacing w:after="240"/>
        <w:rPr>
          <w:rFonts w:asciiTheme="minorHAnsi" w:hAnsiTheme="minorHAnsi" w:cstheme="minorHAnsi"/>
        </w:rPr>
      </w:pPr>
      <w:r w:rsidRPr="00381DC0">
        <w:rPr>
          <w:rFonts w:asciiTheme="minorHAnsi" w:hAnsiTheme="minorHAnsi" w:cstheme="minorHAnsi"/>
        </w:rPr>
        <w:t>You should also remove these directions when you are ready to publish your key management plan.</w:t>
      </w:r>
    </w:p>
    <w:p w14:paraId="1475513B" w14:textId="3554F106" w:rsidR="74588B38" w:rsidRDefault="74588B38" w:rsidP="74588B38">
      <w:pPr>
        <w:pStyle w:val="Heading2"/>
        <w:rPr>
          <w:b/>
          <w:bCs/>
        </w:rPr>
      </w:pPr>
      <w:r w:rsidRPr="74588B38">
        <w:rPr>
          <w:b/>
          <w:bCs/>
        </w:rPr>
        <w:t>System Information</w:t>
      </w:r>
    </w:p>
    <w:p w14:paraId="5814D43A" w14:textId="32BFFD42" w:rsidR="74588B38" w:rsidRDefault="74588B38" w:rsidP="74588B38"/>
    <w:p w14:paraId="2C014F3D" w14:textId="15C96641" w:rsidR="11C37706" w:rsidRPr="00381DC0" w:rsidRDefault="22F7DB95" w:rsidP="0006154B">
      <w:pPr>
        <w:rPr>
          <w:rFonts w:asciiTheme="minorHAnsi" w:hAnsiTheme="minorHAnsi" w:cstheme="minorHAnsi"/>
        </w:rPr>
      </w:pPr>
      <w:r w:rsidRPr="00381DC0">
        <w:rPr>
          <w:rFonts w:asciiTheme="minorHAnsi" w:hAnsiTheme="minorHAnsi" w:cstheme="minorHAnsi"/>
          <w:b/>
          <w:bCs/>
        </w:rPr>
        <w:t>FISMA System Name</w:t>
      </w:r>
      <w:r w:rsidRPr="00381DC0">
        <w:rPr>
          <w:rFonts w:asciiTheme="minorHAnsi" w:hAnsiTheme="minorHAnsi" w:cstheme="minorHAnsi"/>
        </w:rPr>
        <w:t>: [Name]</w:t>
      </w:r>
    </w:p>
    <w:p w14:paraId="56555EE1" w14:textId="7806C200" w:rsidR="11C37706" w:rsidRPr="00381DC0" w:rsidRDefault="22F7DB95" w:rsidP="22F7DB95">
      <w:pPr>
        <w:spacing w:after="120"/>
        <w:rPr>
          <w:rFonts w:asciiTheme="minorHAnsi" w:hAnsiTheme="minorHAnsi" w:cstheme="minorHAnsi"/>
        </w:rPr>
      </w:pPr>
      <w:r w:rsidRPr="00381DC0">
        <w:rPr>
          <w:rFonts w:asciiTheme="minorHAnsi" w:hAnsiTheme="minorHAnsi" w:cstheme="minorHAnsi"/>
          <w:b/>
          <w:bCs/>
        </w:rPr>
        <w:t>CFACTS link</w:t>
      </w:r>
      <w:r w:rsidRPr="00381DC0">
        <w:rPr>
          <w:rFonts w:asciiTheme="minorHAnsi" w:hAnsiTheme="minorHAnsi" w:cstheme="minorHAnsi"/>
        </w:rPr>
        <w:t>: [URL]</w:t>
      </w:r>
    </w:p>
    <w:p w14:paraId="60D99752" w14:textId="4B5DF203" w:rsidR="11C37706" w:rsidRPr="00381DC0" w:rsidRDefault="36A80873" w:rsidP="22F7DB95">
      <w:pPr>
        <w:spacing w:after="120"/>
        <w:rPr>
          <w:rFonts w:asciiTheme="minorHAnsi" w:hAnsiTheme="minorHAnsi" w:cstheme="minorHAnsi"/>
        </w:rPr>
      </w:pPr>
      <w:r w:rsidRPr="00381DC0">
        <w:rPr>
          <w:rFonts w:asciiTheme="minorHAnsi" w:hAnsiTheme="minorHAnsi" w:cstheme="minorHAnsi"/>
          <w:b/>
          <w:bCs/>
        </w:rPr>
        <w:lastRenderedPageBreak/>
        <w:t>Environment overview</w:t>
      </w:r>
      <w:r w:rsidRPr="00381DC0">
        <w:rPr>
          <w:rFonts w:asciiTheme="minorHAnsi" w:hAnsiTheme="minorHAnsi" w:cstheme="minorHAnsi"/>
        </w:rPr>
        <w:t>: [Short description of where the system is located, e.g. AWS for CMS Cloud, contractor-owned and operated data center.  You may include links.]</w:t>
      </w:r>
    </w:p>
    <w:p w14:paraId="089F4C62" w14:textId="6A621ABB" w:rsidR="11C37706" w:rsidRPr="00381DC0" w:rsidRDefault="22F7DB95" w:rsidP="22F7DB95">
      <w:pPr>
        <w:spacing w:after="120"/>
        <w:rPr>
          <w:rFonts w:asciiTheme="minorHAnsi" w:hAnsiTheme="minorHAnsi" w:cstheme="minorHAnsi"/>
        </w:rPr>
      </w:pPr>
      <w:r w:rsidRPr="00381DC0">
        <w:rPr>
          <w:rFonts w:asciiTheme="minorHAnsi" w:hAnsiTheme="minorHAnsi" w:cstheme="minorHAnsi"/>
          <w:b/>
          <w:bCs/>
        </w:rPr>
        <w:t>Document last reviewed</w:t>
      </w:r>
      <w:r w:rsidRPr="00381DC0">
        <w:rPr>
          <w:rFonts w:asciiTheme="minorHAnsi" w:hAnsiTheme="minorHAnsi" w:cstheme="minorHAnsi"/>
        </w:rPr>
        <w:t>: [Date, review at least yearly]</w:t>
      </w:r>
    </w:p>
    <w:p w14:paraId="62EB7260" w14:textId="1F3D61F5" w:rsidR="00F8159A" w:rsidRPr="00381DC0" w:rsidRDefault="22F7DB95" w:rsidP="22F7DB95">
      <w:pPr>
        <w:spacing w:after="120"/>
        <w:rPr>
          <w:rFonts w:asciiTheme="minorHAnsi" w:hAnsiTheme="minorHAnsi" w:cstheme="minorHAnsi"/>
          <w:b/>
          <w:bCs/>
        </w:rPr>
      </w:pPr>
      <w:r w:rsidRPr="00381DC0">
        <w:rPr>
          <w:rFonts w:asciiTheme="minorHAnsi" w:hAnsiTheme="minorHAnsi" w:cstheme="minorHAnsi"/>
          <w:b/>
          <w:bCs/>
        </w:rPr>
        <w:t>Contact information:</w:t>
      </w:r>
    </w:p>
    <w:p w14:paraId="5CEAE205" w14:textId="3D34941A"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In the event of a key management issue, please contact the </w:t>
      </w:r>
      <w:r w:rsidRPr="00381DC0">
        <w:rPr>
          <w:rFonts w:asciiTheme="minorHAnsi" w:hAnsiTheme="minorHAnsi" w:cstheme="minorHAnsi"/>
          <w:b/>
          <w:bCs/>
        </w:rPr>
        <w:t>[Name]</w:t>
      </w:r>
      <w:r w:rsidRPr="00381DC0">
        <w:rPr>
          <w:rFonts w:asciiTheme="minorHAnsi" w:hAnsiTheme="minorHAnsi" w:cstheme="minorHAnsi"/>
        </w:rPr>
        <w:t xml:space="preserve"> </w:t>
      </w:r>
      <w:r w:rsidR="006B33A2" w:rsidRPr="00381DC0">
        <w:rPr>
          <w:rFonts w:asciiTheme="minorHAnsi" w:hAnsiTheme="minorHAnsi" w:cstheme="minorHAnsi"/>
        </w:rPr>
        <w:t>On call</w:t>
      </w:r>
      <w:r w:rsidRPr="00381DC0">
        <w:rPr>
          <w:rFonts w:asciiTheme="minorHAnsi" w:hAnsiTheme="minorHAnsi" w:cstheme="minorHAnsi"/>
        </w:rPr>
        <w:t xml:space="preserve"> team at:</w:t>
      </w:r>
    </w:p>
    <w:p w14:paraId="337388BE" w14:textId="2FC4BD43" w:rsidR="00F8159A" w:rsidRPr="00381DC0" w:rsidRDefault="7E2E38E0" w:rsidP="7E2E38E0">
      <w:pPr>
        <w:pStyle w:val="ListParagraph"/>
        <w:numPr>
          <w:ilvl w:val="0"/>
          <w:numId w:val="33"/>
        </w:numPr>
        <w:spacing w:after="120"/>
        <w:rPr>
          <w:rFonts w:eastAsiaTheme="minorEastAsia"/>
        </w:rPr>
      </w:pPr>
      <w:r w:rsidRPr="7E2E38E0">
        <w:rPr>
          <w:rFonts w:eastAsiaTheme="minorEastAsia"/>
        </w:rPr>
        <w:t>[Email address]</w:t>
      </w:r>
    </w:p>
    <w:p w14:paraId="180DBFA0" w14:textId="593C02BB" w:rsidR="00F8159A" w:rsidRPr="00381DC0" w:rsidRDefault="7E2E38E0" w:rsidP="7E2E38E0">
      <w:pPr>
        <w:pStyle w:val="ListParagraph"/>
        <w:numPr>
          <w:ilvl w:val="0"/>
          <w:numId w:val="33"/>
        </w:numPr>
        <w:spacing w:after="120"/>
        <w:rPr>
          <w:rFonts w:eastAsiaTheme="minorEastAsia"/>
        </w:rPr>
      </w:pPr>
      <w:r w:rsidRPr="7E2E38E0">
        <w:rPr>
          <w:rFonts w:eastAsiaTheme="minorEastAsia"/>
        </w:rPr>
        <w:t>[Pager information]</w:t>
      </w:r>
    </w:p>
    <w:p w14:paraId="4AA5ED7E" w14:textId="51E6663E" w:rsidR="0006154B" w:rsidRPr="00381DC0" w:rsidRDefault="7E2E38E0" w:rsidP="7E2E38E0">
      <w:pPr>
        <w:pStyle w:val="ListParagraph"/>
        <w:numPr>
          <w:ilvl w:val="0"/>
          <w:numId w:val="33"/>
        </w:numPr>
        <w:spacing w:after="120"/>
        <w:rPr>
          <w:rFonts w:eastAsiaTheme="minorEastAsia"/>
        </w:rPr>
      </w:pPr>
      <w:r w:rsidRPr="7E2E38E0">
        <w:rPr>
          <w:rFonts w:eastAsiaTheme="minorEastAsia"/>
        </w:rPr>
        <w:t>[Phone number]</w:t>
      </w:r>
    </w:p>
    <w:p w14:paraId="069CC5C7" w14:textId="5945E23B" w:rsidR="00F8159A" w:rsidRPr="00381DC0" w:rsidRDefault="7E2E38E0" w:rsidP="7E2E38E0">
      <w:pPr>
        <w:rPr>
          <w:rFonts w:asciiTheme="minorHAnsi" w:hAnsiTheme="minorHAnsi" w:cstheme="minorBidi"/>
        </w:rPr>
      </w:pPr>
      <w:r w:rsidRPr="7E2E38E0">
        <w:rPr>
          <w:rFonts w:asciiTheme="minorHAnsi" w:eastAsiaTheme="minorEastAsia" w:hAnsiTheme="minorHAnsi" w:cstheme="minorBidi"/>
        </w:rPr>
        <w:t>[Note any service level agree</w:t>
      </w:r>
      <w:r w:rsidRPr="7E2E38E0">
        <w:rPr>
          <w:rFonts w:asciiTheme="minorHAnsi" w:hAnsiTheme="minorHAnsi" w:cstheme="minorBidi"/>
        </w:rPr>
        <w:t>ment timeframes – estimated response time, non-availability timeframes]</w:t>
      </w:r>
    </w:p>
    <w:p w14:paraId="20918F10" w14:textId="63865DFB" w:rsidR="11C37706" w:rsidRPr="00102271" w:rsidRDefault="11C37706" w:rsidP="0006154B">
      <w:pPr>
        <w:pStyle w:val="Heading2"/>
        <w:spacing w:after="240"/>
        <w:rPr>
          <w:b/>
          <w:bCs/>
        </w:rPr>
      </w:pPr>
      <w:r w:rsidRPr="00102271">
        <w:rPr>
          <w:b/>
          <w:bCs/>
        </w:rPr>
        <w:t>Encryption Inventory</w:t>
      </w:r>
    </w:p>
    <w:p w14:paraId="39AD2755" w14:textId="7E3102AE" w:rsidR="11C37706" w:rsidRPr="00381DC0" w:rsidRDefault="22F7DB95" w:rsidP="22F7DB95">
      <w:pPr>
        <w:spacing w:after="120"/>
        <w:rPr>
          <w:rFonts w:asciiTheme="minorHAnsi" w:hAnsiTheme="minorHAnsi" w:cstheme="minorHAnsi"/>
        </w:rPr>
      </w:pPr>
      <w:r w:rsidRPr="00381DC0">
        <w:rPr>
          <w:rFonts w:asciiTheme="minorHAnsi" w:hAnsiTheme="minorHAnsi" w:cstheme="minorHAnsi"/>
          <w:b/>
          <w:bCs/>
        </w:rPr>
        <w:t>[Name]</w:t>
      </w:r>
      <w:r w:rsidRPr="00381DC0">
        <w:rPr>
          <w:rFonts w:asciiTheme="minorHAnsi" w:hAnsiTheme="minorHAnsi" w:cstheme="minorHAnsi"/>
        </w:rPr>
        <w:t xml:space="preserve"> employs the following types of cryptographic functions that are overseen by the ADO: </w:t>
      </w:r>
      <w:r w:rsidRPr="00381DC0">
        <w:rPr>
          <w:rFonts w:asciiTheme="minorHAnsi" w:hAnsiTheme="minorHAnsi" w:cstheme="minorHAnsi"/>
          <w:b/>
          <w:bCs/>
        </w:rPr>
        <w:t>[remove ones that do not apply, add missing ones]</w:t>
      </w:r>
    </w:p>
    <w:p w14:paraId="05C64EA0" w14:textId="3B4114F3" w:rsidR="11C37706" w:rsidRPr="00381DC0" w:rsidRDefault="7E2E38E0" w:rsidP="7E2E38E0">
      <w:pPr>
        <w:pStyle w:val="ListParagraph"/>
        <w:numPr>
          <w:ilvl w:val="0"/>
          <w:numId w:val="2"/>
        </w:numPr>
        <w:rPr>
          <w:rFonts w:eastAsiaTheme="minorEastAsia"/>
        </w:rPr>
      </w:pPr>
      <w:r w:rsidRPr="7E2E38E0">
        <w:rPr>
          <w:rFonts w:eastAsiaTheme="minorEastAsia"/>
        </w:rPr>
        <w:t>Network Traffic encryption via TLS</w:t>
      </w:r>
    </w:p>
    <w:p w14:paraId="6A1DCECE" w14:textId="77777777" w:rsidR="00F8159A" w:rsidRPr="00381DC0" w:rsidRDefault="7E2E38E0" w:rsidP="7E2E38E0">
      <w:pPr>
        <w:pStyle w:val="ListParagraph"/>
        <w:numPr>
          <w:ilvl w:val="0"/>
          <w:numId w:val="2"/>
        </w:numPr>
        <w:rPr>
          <w:rFonts w:eastAsiaTheme="minorEastAsia"/>
        </w:rPr>
      </w:pPr>
      <w:r w:rsidRPr="7E2E38E0">
        <w:rPr>
          <w:rFonts w:eastAsiaTheme="minorEastAsia"/>
        </w:rPr>
        <w:t>Hardware-based cryptography in network appliances (e.g. routers)</w:t>
      </w:r>
    </w:p>
    <w:p w14:paraId="3EE6E86D" w14:textId="04847484" w:rsidR="11C37706" w:rsidRPr="00381DC0" w:rsidRDefault="7E2E38E0" w:rsidP="7E2E38E0">
      <w:pPr>
        <w:pStyle w:val="ListParagraph"/>
        <w:numPr>
          <w:ilvl w:val="0"/>
          <w:numId w:val="2"/>
        </w:numPr>
        <w:rPr>
          <w:rFonts w:eastAsiaTheme="minorEastAsia"/>
        </w:rPr>
      </w:pPr>
      <w:r w:rsidRPr="7E2E38E0">
        <w:rPr>
          <w:rFonts w:eastAsiaTheme="minorEastAsia"/>
        </w:rPr>
        <w:t>Encryption of Data at Rest via symmetric encryption methods</w:t>
      </w:r>
    </w:p>
    <w:p w14:paraId="490CC31B" w14:textId="54F42001" w:rsidR="11C37706" w:rsidRPr="00381DC0" w:rsidRDefault="7E2E38E0" w:rsidP="7E2E38E0">
      <w:pPr>
        <w:pStyle w:val="ListParagraph"/>
        <w:numPr>
          <w:ilvl w:val="0"/>
          <w:numId w:val="2"/>
        </w:numPr>
        <w:rPr>
          <w:rFonts w:eastAsiaTheme="minorEastAsia"/>
        </w:rPr>
      </w:pPr>
      <w:r w:rsidRPr="7E2E38E0">
        <w:rPr>
          <w:rFonts w:eastAsiaTheme="minorEastAsia"/>
        </w:rPr>
        <w:t>Code containing cryptographic functions</w:t>
      </w:r>
    </w:p>
    <w:p w14:paraId="740FA0EB" w14:textId="0A2B1196" w:rsidR="36A80873" w:rsidRPr="00381DC0" w:rsidRDefault="36A80873" w:rsidP="7E2E38E0">
      <w:pPr>
        <w:pStyle w:val="ListParagraph"/>
        <w:rPr>
          <w:rFonts w:eastAsiaTheme="minorEastAsia"/>
        </w:rPr>
      </w:pPr>
    </w:p>
    <w:p w14:paraId="0C549231" w14:textId="3B93D2B1" w:rsidR="11C37706" w:rsidRPr="00381DC0" w:rsidRDefault="7E2E38E0" w:rsidP="7E2E38E0">
      <w:pPr>
        <w:spacing w:after="120"/>
        <w:rPr>
          <w:rFonts w:asciiTheme="minorHAnsi" w:eastAsiaTheme="minorEastAsia" w:hAnsiTheme="minorHAnsi" w:cstheme="minorBidi"/>
        </w:rPr>
      </w:pPr>
      <w:r w:rsidRPr="7E2E38E0">
        <w:rPr>
          <w:rFonts w:asciiTheme="minorHAnsi" w:eastAsiaTheme="minorEastAsia" w:hAnsiTheme="minorHAnsi" w:cstheme="minorBidi"/>
        </w:rPr>
        <w:t>Link to detailed inventory which contains the following elements:</w:t>
      </w:r>
    </w:p>
    <w:p w14:paraId="7FE8C097" w14:textId="510F3D54" w:rsidR="11C37706" w:rsidRPr="00381DC0" w:rsidRDefault="7E2E38E0" w:rsidP="7E2E38E0">
      <w:pPr>
        <w:pStyle w:val="ListParagraph"/>
        <w:numPr>
          <w:ilvl w:val="0"/>
          <w:numId w:val="1"/>
        </w:numPr>
        <w:rPr>
          <w:rFonts w:eastAsiaTheme="minorEastAsia"/>
        </w:rPr>
      </w:pPr>
      <w:r w:rsidRPr="7E2E38E0">
        <w:rPr>
          <w:rFonts w:eastAsiaTheme="minorEastAsia"/>
        </w:rPr>
        <w:t>Name of key</w:t>
      </w:r>
    </w:p>
    <w:p w14:paraId="5CB84991" w14:textId="1523DC26" w:rsidR="11C37706" w:rsidRPr="00381DC0" w:rsidRDefault="7E2E38E0" w:rsidP="7E2E38E0">
      <w:pPr>
        <w:pStyle w:val="ListParagraph"/>
        <w:numPr>
          <w:ilvl w:val="0"/>
          <w:numId w:val="1"/>
        </w:numPr>
        <w:rPr>
          <w:rFonts w:eastAsiaTheme="minorEastAsia"/>
        </w:rPr>
      </w:pPr>
      <w:r w:rsidRPr="7E2E38E0">
        <w:rPr>
          <w:rFonts w:eastAsiaTheme="minorEastAsia"/>
        </w:rPr>
        <w:t>Type of Key</w:t>
      </w:r>
    </w:p>
    <w:p w14:paraId="536A6957" w14:textId="1BC16164" w:rsidR="11C37706" w:rsidRPr="00381DC0" w:rsidRDefault="7E2E38E0" w:rsidP="7E2E38E0">
      <w:pPr>
        <w:pStyle w:val="ListParagraph"/>
        <w:numPr>
          <w:ilvl w:val="0"/>
          <w:numId w:val="1"/>
        </w:numPr>
        <w:rPr>
          <w:rFonts w:eastAsiaTheme="minorEastAsia"/>
        </w:rPr>
      </w:pPr>
      <w:r w:rsidRPr="7E2E38E0">
        <w:rPr>
          <w:rFonts w:eastAsiaTheme="minorEastAsia"/>
        </w:rPr>
        <w:t>Intended Use</w:t>
      </w:r>
    </w:p>
    <w:p w14:paraId="781C1F47" w14:textId="34EA84A9" w:rsidR="11C37706" w:rsidRPr="00381DC0" w:rsidRDefault="7E2E38E0" w:rsidP="7E2E38E0">
      <w:pPr>
        <w:pStyle w:val="ListParagraph"/>
        <w:numPr>
          <w:ilvl w:val="0"/>
          <w:numId w:val="1"/>
        </w:numPr>
        <w:rPr>
          <w:rFonts w:eastAsiaTheme="minorEastAsia"/>
        </w:rPr>
      </w:pPr>
      <w:r w:rsidRPr="7E2E38E0">
        <w:rPr>
          <w:rFonts w:eastAsiaTheme="minorEastAsia"/>
        </w:rPr>
        <w:t>Algorithm and length</w:t>
      </w:r>
    </w:p>
    <w:p w14:paraId="2E99F7A3" w14:textId="23F024E8" w:rsidR="11C37706" w:rsidRPr="00381DC0" w:rsidRDefault="7E2E38E0" w:rsidP="7E2E38E0">
      <w:pPr>
        <w:pStyle w:val="ListParagraph"/>
        <w:numPr>
          <w:ilvl w:val="0"/>
          <w:numId w:val="1"/>
        </w:numPr>
        <w:rPr>
          <w:rFonts w:eastAsiaTheme="minorEastAsia"/>
        </w:rPr>
      </w:pPr>
      <w:r w:rsidRPr="7E2E38E0">
        <w:rPr>
          <w:rFonts w:eastAsiaTheme="minorEastAsia"/>
        </w:rPr>
        <w:t>Where stored</w:t>
      </w:r>
    </w:p>
    <w:p w14:paraId="071FB66B" w14:textId="08883892" w:rsidR="11C37706" w:rsidRPr="00381DC0" w:rsidRDefault="7E2E38E0" w:rsidP="7E2E38E0">
      <w:pPr>
        <w:pStyle w:val="ListParagraph"/>
        <w:numPr>
          <w:ilvl w:val="0"/>
          <w:numId w:val="1"/>
        </w:numPr>
        <w:rPr>
          <w:rFonts w:eastAsiaTheme="minorEastAsia"/>
        </w:rPr>
      </w:pPr>
      <w:r w:rsidRPr="7E2E38E0">
        <w:rPr>
          <w:rFonts w:eastAsiaTheme="minorEastAsia"/>
        </w:rPr>
        <w:t>Rotation period</w:t>
      </w:r>
    </w:p>
    <w:p w14:paraId="6D5F58C7" w14:textId="50CD9947" w:rsidR="11C37706" w:rsidRPr="00381DC0" w:rsidRDefault="7E2E38E0" w:rsidP="7E2E38E0">
      <w:pPr>
        <w:pStyle w:val="ListParagraph"/>
        <w:numPr>
          <w:ilvl w:val="0"/>
          <w:numId w:val="1"/>
        </w:numPr>
        <w:rPr>
          <w:rFonts w:eastAsiaTheme="minorEastAsia"/>
        </w:rPr>
      </w:pPr>
      <w:r w:rsidRPr="7E2E38E0">
        <w:rPr>
          <w:rFonts w:eastAsiaTheme="minorEastAsia"/>
        </w:rPr>
        <w:t>Next rotation date</w:t>
      </w:r>
    </w:p>
    <w:p w14:paraId="65F1A047" w14:textId="603A818B" w:rsidR="11C37706" w:rsidRPr="00381DC0" w:rsidRDefault="7E2E38E0" w:rsidP="7E2E38E0">
      <w:pPr>
        <w:pStyle w:val="ListParagraph"/>
        <w:numPr>
          <w:ilvl w:val="0"/>
          <w:numId w:val="1"/>
        </w:numPr>
        <w:rPr>
          <w:rFonts w:eastAsiaTheme="minorEastAsia"/>
        </w:rPr>
      </w:pPr>
      <w:r w:rsidRPr="7E2E38E0">
        <w:rPr>
          <w:rFonts w:eastAsiaTheme="minorEastAsia"/>
        </w:rPr>
        <w:t>Secret manager (individual or role responsible)</w:t>
      </w:r>
    </w:p>
    <w:p w14:paraId="28C76687" w14:textId="6BF4FCB1" w:rsidR="7CBD09BD" w:rsidRPr="00102271" w:rsidRDefault="36A80873" w:rsidP="00102271">
      <w:pPr>
        <w:pStyle w:val="Heading2"/>
        <w:keepNext w:val="0"/>
        <w:keepLines w:val="0"/>
        <w:spacing w:after="120"/>
        <w:rPr>
          <w:b/>
          <w:bCs/>
        </w:rPr>
      </w:pPr>
      <w:r w:rsidRPr="00102271">
        <w:rPr>
          <w:b/>
          <w:bCs/>
        </w:rPr>
        <w:t>Key Management Officer</w:t>
      </w:r>
    </w:p>
    <w:p w14:paraId="32EB1CE0" w14:textId="64C538DD" w:rsidR="7CBD09BD" w:rsidRPr="00381DC0" w:rsidRDefault="00351202" w:rsidP="00102271">
      <w:pPr>
        <w:spacing w:after="120"/>
        <w:rPr>
          <w:rFonts w:asciiTheme="minorHAnsi" w:eastAsia="Aptos" w:hAnsiTheme="minorHAnsi" w:cstheme="minorHAnsi"/>
          <w:color w:val="212121"/>
          <w:sz w:val="22"/>
          <w:szCs w:val="22"/>
        </w:rPr>
      </w:pPr>
      <w:r w:rsidRPr="00381DC0">
        <w:rPr>
          <w:rFonts w:asciiTheme="minorHAnsi" w:hAnsiTheme="minorHAnsi" w:cstheme="minorHAnsi"/>
        </w:rPr>
        <w:t>A</w:t>
      </w:r>
      <w:r w:rsidR="00A84F25" w:rsidRPr="00381DC0">
        <w:rPr>
          <w:rFonts w:asciiTheme="minorHAnsi" w:hAnsiTheme="minorHAnsi" w:cstheme="minorHAnsi"/>
        </w:rPr>
        <w:t>DOs</w:t>
      </w:r>
      <w:r w:rsidRPr="00381DC0">
        <w:rPr>
          <w:rFonts w:asciiTheme="minorHAnsi" w:hAnsiTheme="minorHAnsi" w:cstheme="minorHAnsi"/>
        </w:rPr>
        <w:t xml:space="preserve"> are encouraged to designate a </w:t>
      </w:r>
      <w:r w:rsidRPr="00381DC0">
        <w:rPr>
          <w:rStyle w:val="Strong"/>
          <w:rFonts w:asciiTheme="minorHAnsi" w:hAnsiTheme="minorHAnsi" w:cstheme="minorHAnsi"/>
          <w:b w:val="0"/>
          <w:bCs w:val="0"/>
        </w:rPr>
        <w:t>Key Management Officer (KMO)</w:t>
      </w:r>
      <w:r w:rsidRPr="00381DC0">
        <w:rPr>
          <w:rFonts w:asciiTheme="minorHAnsi" w:hAnsiTheme="minorHAnsi" w:cstheme="minorHAnsi"/>
        </w:rPr>
        <w:t xml:space="preserve"> to oversee and ensure the execution of all key management activities.</w:t>
      </w:r>
      <w:r w:rsidR="001D150E" w:rsidRPr="00381DC0">
        <w:rPr>
          <w:rFonts w:asciiTheme="minorHAnsi" w:hAnsiTheme="minorHAnsi" w:cstheme="minorHAnsi"/>
        </w:rPr>
        <w:t xml:space="preserve"> </w:t>
      </w:r>
      <w:r w:rsidR="22F7DB95" w:rsidRPr="00381DC0">
        <w:rPr>
          <w:rFonts w:asciiTheme="minorHAnsi" w:hAnsiTheme="minorHAnsi" w:cstheme="minorHAnsi"/>
        </w:rPr>
        <w:t xml:space="preserve">This can be done by the ISSO or by a member of the </w:t>
      </w:r>
      <w:proofErr w:type="spellStart"/>
      <w:r w:rsidR="22F7DB95" w:rsidRPr="00381DC0">
        <w:rPr>
          <w:rFonts w:asciiTheme="minorHAnsi" w:hAnsiTheme="minorHAnsi" w:cstheme="minorHAnsi"/>
        </w:rPr>
        <w:t>DevSecOps</w:t>
      </w:r>
      <w:proofErr w:type="spellEnd"/>
      <w:r w:rsidR="22F7DB95" w:rsidRPr="00381DC0">
        <w:rPr>
          <w:rFonts w:asciiTheme="minorHAnsi" w:hAnsiTheme="minorHAnsi" w:cstheme="minorHAnsi"/>
        </w:rPr>
        <w:t xml:space="preserve"> team.</w:t>
      </w:r>
    </w:p>
    <w:p w14:paraId="2C4E1CD1" w14:textId="7515D7FA" w:rsidR="7CBD09BD" w:rsidRPr="00102271" w:rsidRDefault="22F7DB95" w:rsidP="00102271">
      <w:pPr>
        <w:pStyle w:val="Heading2"/>
        <w:keepNext w:val="0"/>
        <w:keepLines w:val="0"/>
        <w:spacing w:after="120"/>
        <w:rPr>
          <w:b/>
          <w:bCs/>
        </w:rPr>
      </w:pPr>
      <w:r w:rsidRPr="00102271">
        <w:rPr>
          <w:b/>
          <w:bCs/>
        </w:rPr>
        <w:t>Training and Awareness</w:t>
      </w:r>
    </w:p>
    <w:p w14:paraId="133A1248" w14:textId="5A2863D1" w:rsidR="7CBD09BD"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The team that operates and maintains </w:t>
      </w:r>
      <w:r w:rsidRPr="00757003">
        <w:rPr>
          <w:rFonts w:asciiTheme="minorHAnsi" w:hAnsiTheme="minorHAnsi" w:cstheme="minorHAnsi"/>
          <w:b/>
          <w:bCs/>
          <w:rPrChange w:id="0" w:author="Schweinsberg, Elizabeth (CMS/OIT)" w:date="2025-06-18T08:14:00Z" w16du:dateUtc="2025-06-18T15:14:00Z">
            <w:rPr>
              <w:rFonts w:asciiTheme="minorHAnsi" w:hAnsiTheme="minorHAnsi" w:cstheme="minorHAnsi"/>
            </w:rPr>
          </w:rPrChange>
        </w:rPr>
        <w:t>[Name]</w:t>
      </w:r>
      <w:r w:rsidRPr="00381DC0">
        <w:rPr>
          <w:rFonts w:asciiTheme="minorHAnsi" w:hAnsiTheme="minorHAnsi" w:cstheme="minorHAnsi"/>
        </w:rPr>
        <w:t xml:space="preserve"> performs the following awareness and training exercises annually: </w:t>
      </w:r>
      <w:r w:rsidRPr="00757003">
        <w:rPr>
          <w:rFonts w:asciiTheme="minorHAnsi" w:hAnsiTheme="minorHAnsi" w:cstheme="minorHAnsi"/>
          <w:b/>
          <w:bCs/>
          <w:rPrChange w:id="1" w:author="Schweinsberg, Elizabeth (CMS/OIT)" w:date="2025-06-18T08:15:00Z" w16du:dateUtc="2025-06-18T15:15:00Z">
            <w:rPr>
              <w:rFonts w:asciiTheme="minorHAnsi" w:hAnsiTheme="minorHAnsi" w:cstheme="minorHAnsi"/>
            </w:rPr>
          </w:rPrChange>
        </w:rPr>
        <w:t xml:space="preserve">[Remove ones that are not done, add others </w:t>
      </w:r>
      <w:r w:rsidR="00EA0CCE" w:rsidRPr="00757003">
        <w:rPr>
          <w:rFonts w:asciiTheme="minorHAnsi" w:hAnsiTheme="minorHAnsi" w:cstheme="minorHAnsi"/>
          <w:b/>
          <w:bCs/>
          <w:rPrChange w:id="2" w:author="Schweinsberg, Elizabeth (CMS/OIT)" w:date="2025-06-18T08:15:00Z" w16du:dateUtc="2025-06-18T15:15:00Z">
            <w:rPr>
              <w:rFonts w:asciiTheme="minorHAnsi" w:hAnsiTheme="minorHAnsi" w:cstheme="minorHAnsi"/>
            </w:rPr>
          </w:rPrChange>
        </w:rPr>
        <w:t>that align to your</w:t>
      </w:r>
      <w:r w:rsidR="00075262" w:rsidRPr="00757003">
        <w:rPr>
          <w:rFonts w:asciiTheme="minorHAnsi" w:hAnsiTheme="minorHAnsi" w:cstheme="minorHAnsi"/>
          <w:b/>
          <w:bCs/>
          <w:rPrChange w:id="3" w:author="Schweinsberg, Elizabeth (CMS/OIT)" w:date="2025-06-18T08:15:00Z" w16du:dateUtc="2025-06-18T15:15:00Z">
            <w:rPr>
              <w:rFonts w:asciiTheme="minorHAnsi" w:hAnsiTheme="minorHAnsi" w:cstheme="minorHAnsi"/>
            </w:rPr>
          </w:rPrChange>
        </w:rPr>
        <w:t xml:space="preserve"> organization</w:t>
      </w:r>
      <w:r w:rsidRPr="00757003">
        <w:rPr>
          <w:rFonts w:asciiTheme="minorHAnsi" w:hAnsiTheme="minorHAnsi" w:cstheme="minorHAnsi"/>
          <w:b/>
          <w:bCs/>
          <w:rPrChange w:id="4" w:author="Schweinsberg, Elizabeth (CMS/OIT)" w:date="2025-06-18T08:15:00Z" w16du:dateUtc="2025-06-18T15:15:00Z">
            <w:rPr>
              <w:rFonts w:asciiTheme="minorHAnsi" w:hAnsiTheme="minorHAnsi" w:cstheme="minorHAnsi"/>
            </w:rPr>
          </w:rPrChange>
        </w:rPr>
        <w:t>]</w:t>
      </w:r>
    </w:p>
    <w:p w14:paraId="0F6C16E5" w14:textId="2B0733D6" w:rsidR="007C590D" w:rsidRPr="00381DC0" w:rsidRDefault="7E2E38E0" w:rsidP="7E2E38E0">
      <w:pPr>
        <w:pStyle w:val="ListParagraph"/>
        <w:numPr>
          <w:ilvl w:val="0"/>
          <w:numId w:val="35"/>
        </w:numPr>
        <w:rPr>
          <w:rFonts w:eastAsiaTheme="minorEastAsia"/>
        </w:rPr>
      </w:pPr>
      <w:r w:rsidRPr="7E2E38E0">
        <w:rPr>
          <w:rFonts w:eastAsiaTheme="minorEastAsia"/>
        </w:rPr>
        <w:lastRenderedPageBreak/>
        <w:t>A key management related tabletop exercise (e.g., yearly information system contingency plan (ISCP) tabletop exercise or compromise-recovery scenario involving cryptographic keys)</w:t>
      </w:r>
    </w:p>
    <w:p w14:paraId="453069AB" w14:textId="4C5DC838" w:rsidR="7CBD09BD" w:rsidRPr="00381DC0" w:rsidRDefault="7E2E38E0" w:rsidP="7E2E38E0">
      <w:pPr>
        <w:pStyle w:val="ListParagraph"/>
        <w:numPr>
          <w:ilvl w:val="0"/>
          <w:numId w:val="35"/>
        </w:numPr>
        <w:rPr>
          <w:rFonts w:eastAsiaTheme="minorEastAsia"/>
        </w:rPr>
      </w:pPr>
      <w:r w:rsidRPr="7E2E38E0">
        <w:rPr>
          <w:rFonts w:eastAsiaTheme="minorEastAsia"/>
        </w:rPr>
        <w:t>Review the processes and procedures in this document for correctness (also part of Audit)</w:t>
      </w:r>
    </w:p>
    <w:p w14:paraId="67E04862" w14:textId="79D36241" w:rsidR="7CBD09BD" w:rsidRPr="00381DC0" w:rsidRDefault="7E2E38E0" w:rsidP="7E2E38E0">
      <w:pPr>
        <w:pStyle w:val="ListParagraph"/>
        <w:numPr>
          <w:ilvl w:val="0"/>
          <w:numId w:val="35"/>
        </w:numPr>
        <w:rPr>
          <w:rFonts w:eastAsiaTheme="minorEastAsia"/>
        </w:rPr>
      </w:pPr>
      <w:r w:rsidRPr="7E2E38E0">
        <w:rPr>
          <w:rFonts w:eastAsiaTheme="minorEastAsia"/>
        </w:rPr>
        <w:t>Hands-on training for new members of the team</w:t>
      </w:r>
    </w:p>
    <w:p w14:paraId="39DDDA6A" w14:textId="2EA05870" w:rsidR="7CBD09BD" w:rsidRPr="00381DC0" w:rsidRDefault="7E2E38E0" w:rsidP="7E2E38E0">
      <w:pPr>
        <w:pStyle w:val="ListParagraph"/>
        <w:numPr>
          <w:ilvl w:val="0"/>
          <w:numId w:val="35"/>
        </w:numPr>
        <w:rPr>
          <w:rFonts w:eastAsiaTheme="minorEastAsia"/>
        </w:rPr>
      </w:pPr>
      <w:r w:rsidRPr="7E2E38E0">
        <w:rPr>
          <w:rFonts w:eastAsiaTheme="minorEastAsia"/>
        </w:rPr>
        <w:t>Review of processes by each team member</w:t>
      </w:r>
    </w:p>
    <w:p w14:paraId="5DB4F90C" w14:textId="121EC5DF" w:rsidR="003F4AB3" w:rsidRPr="00381DC0" w:rsidRDefault="7E2E38E0" w:rsidP="7E2E38E0">
      <w:pPr>
        <w:pStyle w:val="ListParagraph"/>
        <w:numPr>
          <w:ilvl w:val="0"/>
          <w:numId w:val="35"/>
        </w:numPr>
        <w:rPr>
          <w:rFonts w:eastAsiaTheme="minorEastAsia"/>
        </w:rPr>
      </w:pPr>
      <w:r w:rsidRPr="7E2E38E0">
        <w:rPr>
          <w:rFonts w:eastAsiaTheme="minorEastAsia"/>
        </w:rPr>
        <w:t xml:space="preserve">Review log exercises for KMS, secret management tools. </w:t>
      </w:r>
    </w:p>
    <w:p w14:paraId="565F19FA" w14:textId="2E1E8687" w:rsidR="11C37706" w:rsidRPr="00102271" w:rsidRDefault="22F7DB95" w:rsidP="00102271">
      <w:pPr>
        <w:pStyle w:val="Heading1"/>
      </w:pPr>
      <w:r w:rsidRPr="00102271">
        <w:t>Standard Operating Procedures</w:t>
      </w:r>
    </w:p>
    <w:p w14:paraId="36E4A403" w14:textId="31B1BDF5"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This section contains the procedures for performing basic key management functions.  The functions listed here match Section 5.7 </w:t>
      </w:r>
      <w:hyperlink r:id="rId6" w:anchor="key-management-lifecycle-best-practices" w:history="1">
        <w:r w:rsidRPr="00381DC0">
          <w:rPr>
            <w:rStyle w:val="Hyperlink"/>
            <w:rFonts w:asciiTheme="minorHAnsi" w:hAnsiTheme="minorHAnsi" w:cstheme="minorHAnsi"/>
          </w:rPr>
          <w:t>Key Management Lifecycle Best Practices</w:t>
        </w:r>
      </w:hyperlink>
      <w:r w:rsidRPr="00381DC0">
        <w:rPr>
          <w:rFonts w:asciiTheme="minorHAnsi" w:hAnsiTheme="minorHAnsi" w:cstheme="minorHAnsi"/>
        </w:rPr>
        <w:t xml:space="preserve"> in the</w:t>
      </w:r>
      <w:r w:rsidR="009C49F0" w:rsidRPr="00381DC0">
        <w:rPr>
          <w:rFonts w:asciiTheme="minorHAnsi" w:hAnsiTheme="minorHAnsi" w:cstheme="minorHAnsi"/>
        </w:rPr>
        <w:t xml:space="preserve"> CMS ISPG</w:t>
      </w:r>
      <w:r w:rsidRPr="00381DC0">
        <w:rPr>
          <w:rFonts w:asciiTheme="minorHAnsi" w:hAnsiTheme="minorHAnsi" w:cstheme="minorHAnsi"/>
        </w:rPr>
        <w:t xml:space="preserve"> </w:t>
      </w:r>
      <w:hyperlink r:id="rId7" w:history="1">
        <w:r w:rsidRPr="00381DC0">
          <w:rPr>
            <w:rStyle w:val="Hyperlink"/>
            <w:rFonts w:asciiTheme="minorHAnsi" w:hAnsiTheme="minorHAnsi" w:cstheme="minorHAnsi"/>
          </w:rPr>
          <w:t>Key Management Handbook</w:t>
        </w:r>
      </w:hyperlink>
      <w:r w:rsidRPr="00381DC0">
        <w:rPr>
          <w:rFonts w:asciiTheme="minorHAnsi" w:hAnsiTheme="minorHAnsi" w:cstheme="minorHAnsi"/>
        </w:rPr>
        <w:t>.</w:t>
      </w:r>
    </w:p>
    <w:p w14:paraId="7356E7CC" w14:textId="7BAA2ED0"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Each of the </w:t>
      </w:r>
      <w:r w:rsidR="0087430D" w:rsidRPr="00381DC0">
        <w:rPr>
          <w:rFonts w:asciiTheme="minorHAnsi" w:hAnsiTheme="minorHAnsi" w:cstheme="minorHAnsi"/>
        </w:rPr>
        <w:t>following</w:t>
      </w:r>
      <w:r w:rsidRPr="00381DC0">
        <w:rPr>
          <w:rFonts w:asciiTheme="minorHAnsi" w:hAnsiTheme="minorHAnsi" w:cstheme="minorHAnsi"/>
        </w:rPr>
        <w:t xml:space="preserve"> sections contain</w:t>
      </w:r>
      <w:r w:rsidR="0006154B" w:rsidRPr="00381DC0">
        <w:rPr>
          <w:rFonts w:asciiTheme="minorHAnsi" w:hAnsiTheme="minorHAnsi" w:cstheme="minorHAnsi"/>
        </w:rPr>
        <w:t xml:space="preserve"> </w:t>
      </w:r>
      <w:r w:rsidRPr="00381DC0">
        <w:rPr>
          <w:rFonts w:asciiTheme="minorHAnsi" w:hAnsiTheme="minorHAnsi" w:cstheme="minorHAnsi"/>
        </w:rPr>
        <w:t xml:space="preserve">these items for you to fill in for your system: </w:t>
      </w:r>
    </w:p>
    <w:p w14:paraId="05FA7A20" w14:textId="2680C03F" w:rsidR="00F8159A" w:rsidRPr="00381DC0" w:rsidRDefault="7E2E38E0" w:rsidP="7E2E38E0">
      <w:pPr>
        <w:pStyle w:val="ListParagraph"/>
        <w:numPr>
          <w:ilvl w:val="0"/>
          <w:numId w:val="34"/>
        </w:numPr>
        <w:rPr>
          <w:rFonts w:eastAsiaTheme="minorEastAsia"/>
        </w:rPr>
      </w:pPr>
      <w:r w:rsidRPr="7E2E38E0">
        <w:rPr>
          <w:rFonts w:eastAsiaTheme="minorEastAsia"/>
        </w:rPr>
        <w:t>What the key management function is along with why it is performed</w:t>
      </w:r>
    </w:p>
    <w:p w14:paraId="695E1546" w14:textId="769E8136" w:rsidR="00F8159A" w:rsidRPr="00381DC0" w:rsidRDefault="7E2E38E0" w:rsidP="7E2E38E0">
      <w:pPr>
        <w:pStyle w:val="ListParagraph"/>
        <w:numPr>
          <w:ilvl w:val="0"/>
          <w:numId w:val="34"/>
        </w:numPr>
        <w:rPr>
          <w:rFonts w:eastAsiaTheme="minorEastAsia"/>
        </w:rPr>
      </w:pPr>
      <w:r w:rsidRPr="7E2E38E0">
        <w:rPr>
          <w:rFonts w:eastAsiaTheme="minorEastAsia"/>
        </w:rPr>
        <w:t xml:space="preserve">Who can perform the function and what access they need </w:t>
      </w:r>
    </w:p>
    <w:p w14:paraId="7C04D3FD" w14:textId="44E3FA78" w:rsidR="00F8159A" w:rsidRPr="00381DC0" w:rsidRDefault="7E2E38E0" w:rsidP="7E2E38E0">
      <w:pPr>
        <w:pStyle w:val="ListParagraph"/>
        <w:numPr>
          <w:ilvl w:val="0"/>
          <w:numId w:val="34"/>
        </w:numPr>
        <w:rPr>
          <w:rFonts w:eastAsiaTheme="minorEastAsia"/>
        </w:rPr>
      </w:pPr>
      <w:r w:rsidRPr="7E2E38E0">
        <w:rPr>
          <w:rFonts w:eastAsiaTheme="minorEastAsia"/>
        </w:rPr>
        <w:t>Where is the function performed</w:t>
      </w:r>
    </w:p>
    <w:p w14:paraId="78A4E7CC" w14:textId="7960B743" w:rsidR="00F8159A" w:rsidRPr="00381DC0" w:rsidRDefault="7E2E38E0" w:rsidP="7E2E38E0">
      <w:pPr>
        <w:pStyle w:val="ListParagraph"/>
        <w:numPr>
          <w:ilvl w:val="0"/>
          <w:numId w:val="34"/>
        </w:numPr>
        <w:rPr>
          <w:rFonts w:eastAsiaTheme="minorEastAsia"/>
        </w:rPr>
      </w:pPr>
      <w:r w:rsidRPr="7E2E38E0">
        <w:rPr>
          <w:rFonts w:eastAsiaTheme="minorEastAsia"/>
        </w:rPr>
        <w:t>When is the function performed</w:t>
      </w:r>
    </w:p>
    <w:p w14:paraId="34562B8A" w14:textId="77777777" w:rsidR="00F8159A" w:rsidRPr="00381DC0" w:rsidRDefault="7E2E38E0" w:rsidP="7E2E38E0">
      <w:pPr>
        <w:pStyle w:val="ListParagraph"/>
        <w:numPr>
          <w:ilvl w:val="0"/>
          <w:numId w:val="34"/>
        </w:numPr>
        <w:rPr>
          <w:rFonts w:eastAsiaTheme="minorEastAsia"/>
        </w:rPr>
      </w:pPr>
      <w:r w:rsidRPr="7E2E38E0">
        <w:rPr>
          <w:rFonts w:eastAsiaTheme="minorEastAsia"/>
        </w:rPr>
        <w:t>How the function is performed</w:t>
      </w:r>
    </w:p>
    <w:p w14:paraId="420CE513" w14:textId="2DC76D2F" w:rsidR="73289BC6" w:rsidRPr="00102271" w:rsidRDefault="22F7DB95" w:rsidP="00102271">
      <w:pPr>
        <w:pStyle w:val="Heading3"/>
        <w:keepNext w:val="0"/>
        <w:keepLines w:val="0"/>
        <w:spacing w:after="120"/>
        <w:rPr>
          <w:b/>
          <w:bCs/>
        </w:rPr>
      </w:pPr>
      <w:r w:rsidRPr="00102271">
        <w:rPr>
          <w:rStyle w:val="Heading2Char"/>
          <w:b/>
          <w:bCs/>
        </w:rPr>
        <w:t>Generation of Keys</w:t>
      </w:r>
    </w:p>
    <w:p w14:paraId="78285E19" w14:textId="3C87D868" w:rsidR="00F8159A" w:rsidRPr="00101EF4" w:rsidRDefault="22F7DB95" w:rsidP="00102271">
      <w:pPr>
        <w:pStyle w:val="Heading3"/>
        <w:keepNext w:val="0"/>
        <w:keepLines w:val="0"/>
        <w:spacing w:after="120"/>
      </w:pPr>
      <w:r w:rsidRPr="00101EF4">
        <w:t>What and Why</w:t>
      </w:r>
    </w:p>
    <w:p w14:paraId="5FD13B79" w14:textId="6BC0175F"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Some applications may need to generate the cryptographic keys used in their systems directly.  Procedures here should include the establishment of the initial key(s) as well as any lower-level or replacement keys.  Keys and keying materials need to be generated before they can be used.</w:t>
      </w:r>
    </w:p>
    <w:p w14:paraId="27764C08" w14:textId="4CDB69F3" w:rsidR="00F8159A" w:rsidRPr="00381DC0" w:rsidRDefault="36A80873" w:rsidP="22F7DB95">
      <w:pPr>
        <w:spacing w:after="120"/>
        <w:rPr>
          <w:rFonts w:asciiTheme="minorHAnsi" w:hAnsiTheme="minorHAnsi" w:cstheme="minorHAnsi"/>
        </w:rPr>
      </w:pPr>
      <w:r w:rsidRPr="00381DC0">
        <w:rPr>
          <w:rFonts w:asciiTheme="minorHAnsi" w:hAnsiTheme="minorHAnsi" w:cstheme="minorHAnsi"/>
        </w:rPr>
        <w:t xml:space="preserve">Cloud-hosted systems, such as </w:t>
      </w:r>
      <w:hyperlink r:id="rId8">
        <w:r w:rsidRPr="00381DC0">
          <w:rPr>
            <w:rStyle w:val="Hyperlink"/>
            <w:rFonts w:asciiTheme="minorHAnsi" w:hAnsiTheme="minorHAnsi" w:cstheme="minorHAnsi"/>
          </w:rPr>
          <w:t>AWS KMS</w:t>
        </w:r>
      </w:hyperlink>
      <w:r w:rsidRPr="00381DC0">
        <w:rPr>
          <w:rFonts w:asciiTheme="minorHAnsi" w:hAnsiTheme="minorHAnsi" w:cstheme="minorHAnsi"/>
        </w:rPr>
        <w:t>, typically have built-in processes for the generation of cryptographic keys that are compliant with FIPS 140-2+, and ADOs would not need to have as detailed procedures for generation as other systems might.</w:t>
      </w:r>
    </w:p>
    <w:p w14:paraId="740B5AD1" w14:textId="4F3D13EF" w:rsidR="00F8159A" w:rsidRPr="00381DC0" w:rsidRDefault="22F7DB95" w:rsidP="0006154B">
      <w:pPr>
        <w:pStyle w:val="Heading3"/>
        <w:keepNext w:val="0"/>
        <w:keepLines w:val="0"/>
        <w:spacing w:after="120"/>
        <w:rPr>
          <w:rFonts w:asciiTheme="minorHAnsi" w:hAnsiTheme="minorHAnsi" w:cstheme="minorHAnsi"/>
        </w:rPr>
      </w:pPr>
      <w:r w:rsidRPr="00381DC0">
        <w:rPr>
          <w:rFonts w:asciiTheme="minorHAnsi" w:hAnsiTheme="minorHAnsi" w:cstheme="minorHAnsi"/>
        </w:rPr>
        <w:t>Who performs the function</w:t>
      </w:r>
    </w:p>
    <w:p w14:paraId="28B418D3" w14:textId="0E02A07A" w:rsidR="00F8159A" w:rsidRPr="00381DC0" w:rsidRDefault="22F7DB95" w:rsidP="0006154B">
      <w:pPr>
        <w:spacing w:after="120"/>
        <w:rPr>
          <w:rFonts w:asciiTheme="minorHAnsi" w:hAnsiTheme="minorHAnsi" w:cstheme="minorHAnsi"/>
        </w:rPr>
      </w:pPr>
      <w:r w:rsidRPr="00381DC0">
        <w:rPr>
          <w:rFonts w:asciiTheme="minorHAnsi" w:hAnsiTheme="minorHAnsi" w:cstheme="minorHAnsi"/>
        </w:rPr>
        <w:t xml:space="preserve">Key generation can be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5725746E" w14:textId="18D0710A"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PKI certificates for TLS are obtained from OIT/IUSG using the procedures documented on the CMS Cloud website.  </w:t>
      </w:r>
      <w:r w:rsidRPr="00381DC0">
        <w:rPr>
          <w:rFonts w:asciiTheme="minorHAnsi" w:hAnsiTheme="minorHAnsi" w:cstheme="minorHAnsi"/>
          <w:b/>
          <w:bCs/>
        </w:rPr>
        <w:t>[Role name within ADO]</w:t>
      </w:r>
      <w:r w:rsidRPr="00381DC0">
        <w:rPr>
          <w:rFonts w:asciiTheme="minorHAnsi" w:hAnsiTheme="minorHAnsi" w:cstheme="minorHAnsi"/>
        </w:rPr>
        <w:t xml:space="preserve"> is responsible for requesting new certificates, including when it is time for renewal.</w:t>
      </w:r>
    </w:p>
    <w:p w14:paraId="73BCB49F" w14:textId="59C2C5C5" w:rsidR="00F8159A" w:rsidRPr="00381DC0" w:rsidRDefault="22F7DB95" w:rsidP="00742A8C">
      <w:pPr>
        <w:spacing w:after="120"/>
        <w:rPr>
          <w:rFonts w:asciiTheme="minorHAnsi" w:hAnsiTheme="minorHAnsi" w:cstheme="minorHAnsi"/>
        </w:rPr>
      </w:pPr>
      <w:r w:rsidRPr="00381DC0">
        <w:rPr>
          <w:rFonts w:asciiTheme="minorHAnsi" w:hAnsiTheme="minorHAnsi" w:cstheme="minorHAnsi"/>
          <w:b/>
          <w:bCs/>
          <w:i/>
          <w:iCs/>
        </w:rPr>
        <w:t>Note</w:t>
      </w:r>
      <w:r w:rsidRPr="00381DC0">
        <w:rPr>
          <w:rFonts w:asciiTheme="minorHAnsi" w:hAnsiTheme="minorHAnsi" w:cstheme="minorHAnsi"/>
        </w:rPr>
        <w:t xml:space="preserve">: </w:t>
      </w:r>
      <w:r w:rsidR="00FD0F6C" w:rsidRPr="00381DC0">
        <w:rPr>
          <w:rFonts w:asciiTheme="minorHAnsi" w:hAnsiTheme="minorHAnsi" w:cstheme="minorHAnsi"/>
        </w:rPr>
        <w:t xml:space="preserve"> To ensure operational continuity, key generation responsibilities should not be limited to a single individual.</w:t>
      </w:r>
    </w:p>
    <w:p w14:paraId="2EC0216D" w14:textId="2F19F912" w:rsidR="00F8159A" w:rsidRPr="0006154B" w:rsidRDefault="22F7DB95" w:rsidP="00742A8C">
      <w:pPr>
        <w:pStyle w:val="Heading3"/>
        <w:keepNext w:val="0"/>
        <w:keepLines w:val="0"/>
        <w:spacing w:after="120"/>
        <w:rPr>
          <w:rFonts w:ascii="Times New Roman" w:eastAsia="Times New Roman" w:hAnsi="Times New Roman" w:cs="Times New Roman"/>
          <w:color w:val="auto"/>
        </w:rPr>
      </w:pPr>
      <w:r w:rsidRPr="0006154B">
        <w:t>Where the function is performed</w:t>
      </w:r>
    </w:p>
    <w:p w14:paraId="3113A12D" w14:textId="3F983D4A" w:rsidR="389C4C48" w:rsidRPr="00381DC0" w:rsidRDefault="22F7DB95" w:rsidP="00742A8C">
      <w:pPr>
        <w:spacing w:after="120"/>
        <w:rPr>
          <w:rFonts w:asciiTheme="minorHAnsi" w:hAnsiTheme="minorHAnsi" w:cstheme="minorHAnsi"/>
        </w:rPr>
      </w:pPr>
      <w:r w:rsidRPr="00381DC0">
        <w:rPr>
          <w:rFonts w:asciiTheme="minorHAnsi" w:hAnsiTheme="minorHAnsi" w:cstheme="minorHAnsi"/>
        </w:rPr>
        <w:t>Key generation for PKI certificates is performed by OIT/IUSG.</w:t>
      </w:r>
    </w:p>
    <w:p w14:paraId="5923433E" w14:textId="717F5DD6"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Key generation for asymmetric keys is performed </w:t>
      </w:r>
      <w:r w:rsidRPr="00381DC0">
        <w:rPr>
          <w:rFonts w:asciiTheme="minorHAnsi" w:hAnsiTheme="minorHAnsi" w:cstheme="minorHAnsi"/>
          <w:b/>
          <w:bCs/>
        </w:rPr>
        <w:t>[insert location]</w:t>
      </w:r>
    </w:p>
    <w:p w14:paraId="7CCB9F29" w14:textId="5494F271"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lastRenderedPageBreak/>
        <w:t xml:space="preserve">Key generation for symmetric keys is performed </w:t>
      </w:r>
      <w:r w:rsidRPr="00381DC0">
        <w:rPr>
          <w:rFonts w:asciiTheme="minorHAnsi" w:hAnsiTheme="minorHAnsi" w:cstheme="minorHAnsi"/>
          <w:b/>
          <w:bCs/>
        </w:rPr>
        <w:t>[in the AWS service they are being used for | in AWS KMS | other location]</w:t>
      </w:r>
      <w:r w:rsidRPr="00381DC0">
        <w:rPr>
          <w:rFonts w:asciiTheme="minorHAnsi" w:hAnsiTheme="minorHAnsi" w:cstheme="minorHAnsi"/>
        </w:rPr>
        <w:t>.</w:t>
      </w:r>
    </w:p>
    <w:p w14:paraId="38529ADC" w14:textId="460611B9" w:rsidR="00F8159A" w:rsidRPr="00742A8C" w:rsidRDefault="22F7DB95" w:rsidP="00742A8C">
      <w:pPr>
        <w:pStyle w:val="Heading3"/>
        <w:keepNext w:val="0"/>
        <w:keepLines w:val="0"/>
        <w:spacing w:after="120"/>
        <w:rPr>
          <w:rFonts w:ascii="Times New Roman" w:eastAsia="Times New Roman" w:hAnsi="Times New Roman" w:cs="Times New Roman"/>
          <w:color w:val="auto"/>
        </w:rPr>
      </w:pPr>
      <w:r w:rsidRPr="00742A8C">
        <w:t>When the function is performed</w:t>
      </w:r>
    </w:p>
    <w:p w14:paraId="4FDAC4A0" w14:textId="3737226C"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New keys are generated when a new service is being introduced to the application or when keys to an existing service need to be regenerated because they have expired or have been compromised.</w:t>
      </w:r>
    </w:p>
    <w:p w14:paraId="207B2221" w14:textId="64EA218A" w:rsidR="00F8159A" w:rsidRPr="00742A8C" w:rsidRDefault="22F7DB95" w:rsidP="00742A8C">
      <w:pPr>
        <w:pStyle w:val="Heading3"/>
        <w:keepNext w:val="0"/>
        <w:keepLines w:val="0"/>
        <w:spacing w:after="120"/>
        <w:rPr>
          <w:rFonts w:ascii="Times New Roman" w:eastAsia="Times New Roman" w:hAnsi="Times New Roman" w:cs="Times New Roman"/>
          <w:color w:val="auto"/>
        </w:rPr>
      </w:pPr>
      <w:r w:rsidRPr="00742A8C">
        <w:t>How the function is performed</w:t>
      </w:r>
    </w:p>
    <w:p w14:paraId="2EF4117C" w14:textId="060CCC81" w:rsidR="00F8159A" w:rsidRPr="00381DC0" w:rsidRDefault="22F7DB95" w:rsidP="00742A8C">
      <w:pPr>
        <w:spacing w:after="120"/>
        <w:rPr>
          <w:rFonts w:asciiTheme="minorHAnsi" w:hAnsiTheme="minorHAnsi" w:cstheme="minorHAnsi"/>
        </w:rPr>
      </w:pPr>
      <w:r w:rsidRPr="00381DC0">
        <w:rPr>
          <w:rFonts w:asciiTheme="minorHAnsi" w:hAnsiTheme="minorHAnsi" w:cstheme="minorHAnsi"/>
        </w:rPr>
        <w:t xml:space="preserve">New PKI certificates from OIT/IUSG are obtained via </w:t>
      </w:r>
      <w:r w:rsidRPr="00381DC0">
        <w:rPr>
          <w:rFonts w:asciiTheme="minorHAnsi" w:hAnsiTheme="minorHAnsi" w:cstheme="minorHAnsi"/>
          <w:b/>
          <w:bCs/>
        </w:rPr>
        <w:t>[insert link to instructions].</w:t>
      </w:r>
    </w:p>
    <w:p w14:paraId="1B4A89AA" w14:textId="3548FEF7" w:rsidR="00F8159A" w:rsidRPr="00381DC0" w:rsidRDefault="22F7DB95" w:rsidP="00742A8C">
      <w:pPr>
        <w:spacing w:after="120"/>
        <w:rPr>
          <w:rFonts w:asciiTheme="minorHAnsi" w:hAnsiTheme="minorHAnsi" w:cstheme="minorHAnsi"/>
          <w:b/>
          <w:bCs/>
        </w:rPr>
      </w:pPr>
      <w:r w:rsidRPr="00381DC0">
        <w:rPr>
          <w:rFonts w:asciiTheme="minorHAnsi" w:hAnsiTheme="minorHAnsi" w:cstheme="minorHAnsi"/>
          <w:b/>
          <w:bCs/>
        </w:rPr>
        <w:t>[insert links to KMS or other popular AWS systems so that teams can keep the ones they use and delete the ones not used].</w:t>
      </w:r>
    </w:p>
    <w:p w14:paraId="5899E163" w14:textId="621C7F21" w:rsidR="00F8159A" w:rsidRPr="00FB640F" w:rsidRDefault="22F7DB95" w:rsidP="00742A8C">
      <w:pPr>
        <w:pStyle w:val="Heading2"/>
        <w:keepNext w:val="0"/>
        <w:keepLines w:val="0"/>
        <w:spacing w:after="120"/>
        <w:rPr>
          <w:b/>
          <w:bCs/>
        </w:rPr>
      </w:pPr>
      <w:r w:rsidRPr="00FB640F">
        <w:rPr>
          <w:b/>
          <w:bCs/>
        </w:rPr>
        <w:t>Distribution of Keys</w:t>
      </w:r>
    </w:p>
    <w:p w14:paraId="2268817C" w14:textId="112FF40D" w:rsidR="00F8159A" w:rsidRPr="009C3BB7" w:rsidRDefault="22F7DB95" w:rsidP="00FB640F">
      <w:pPr>
        <w:pStyle w:val="Heading3"/>
        <w:keepNext w:val="0"/>
        <w:keepLines w:val="0"/>
        <w:spacing w:after="120"/>
      </w:pPr>
      <w:r w:rsidRPr="009C3BB7">
        <w:t>What and Why</w:t>
      </w:r>
    </w:p>
    <w:p w14:paraId="32EF8404" w14:textId="19F9B751" w:rsidR="00F8159A" w:rsidRPr="00381DC0" w:rsidRDefault="0B48561D" w:rsidP="22F7DB95">
      <w:pPr>
        <w:spacing w:after="120"/>
        <w:rPr>
          <w:rFonts w:asciiTheme="minorHAnsi" w:hAnsiTheme="minorHAnsi" w:cstheme="minorHAnsi"/>
        </w:rPr>
      </w:pPr>
      <w:r w:rsidRPr="00381DC0">
        <w:rPr>
          <w:rFonts w:asciiTheme="minorHAnsi" w:hAnsiTheme="minorHAnsi" w:cstheme="minorHAnsi"/>
        </w:rPr>
        <w:t>Once a key is generated, it may need to be moved before use (e.g. distributed).  Keys should be distributed in a manner that does not expose the key to unauthorized persons.</w:t>
      </w:r>
      <w:r w:rsidR="00BF5DF9" w:rsidRPr="00381DC0">
        <w:rPr>
          <w:rFonts w:asciiTheme="minorHAnsi" w:hAnsiTheme="minorHAnsi" w:cstheme="minorHAnsi"/>
        </w:rPr>
        <w:t xml:space="preserve"> Keys should be transmitted using out-of-band methods separate from the team’s standard communication platforms. Avoid sharing keys through tools like Slack.</w:t>
      </w:r>
    </w:p>
    <w:p w14:paraId="1E3C48D1" w14:textId="45715193" w:rsidR="00F8159A" w:rsidRPr="00FB640F" w:rsidRDefault="22F7DB95" w:rsidP="00FB640F">
      <w:pPr>
        <w:pStyle w:val="Heading3"/>
        <w:keepNext w:val="0"/>
        <w:keepLines w:val="0"/>
        <w:spacing w:after="120"/>
      </w:pPr>
      <w:r w:rsidRPr="00FB640F">
        <w:t>Who performs the function</w:t>
      </w:r>
    </w:p>
    <w:p w14:paraId="7DCA4EF0" w14:textId="68933909"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distribution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36D9F103" w14:textId="55B0D021" w:rsidR="006E3F52" w:rsidRPr="00381DC0" w:rsidRDefault="22F7DB95" w:rsidP="00FB640F">
      <w:pPr>
        <w:rPr>
          <w:rFonts w:asciiTheme="minorHAnsi" w:hAnsiTheme="minorHAnsi" w:cstheme="minorHAnsi"/>
        </w:rPr>
      </w:pPr>
      <w:r w:rsidRPr="00381DC0">
        <w:rPr>
          <w:rFonts w:asciiTheme="minorHAnsi" w:hAnsiTheme="minorHAnsi" w:cstheme="minorHAnsi"/>
        </w:rPr>
        <w:t xml:space="preserve">Key distribution for </w:t>
      </w:r>
      <w:r w:rsidRPr="00381DC0">
        <w:rPr>
          <w:rFonts w:asciiTheme="minorHAnsi" w:hAnsiTheme="minorHAnsi" w:cstheme="minorHAnsi"/>
          <w:b/>
          <w:bCs/>
        </w:rPr>
        <w:t xml:space="preserve">[AWS Service] </w:t>
      </w:r>
      <w:r w:rsidRPr="00381DC0">
        <w:rPr>
          <w:rFonts w:asciiTheme="minorHAnsi" w:hAnsiTheme="minorHAnsi" w:cstheme="minorHAnsi"/>
        </w:rPr>
        <w:t>is done automatically after generation by AWS.</w:t>
      </w:r>
    </w:p>
    <w:p w14:paraId="09C23A71" w14:textId="77777777" w:rsidR="00F8159A" w:rsidRPr="00381DC0" w:rsidRDefault="22F7DB95" w:rsidP="00FB640F">
      <w:pPr>
        <w:rPr>
          <w:rFonts w:asciiTheme="minorHAnsi" w:hAnsiTheme="minorHAnsi" w:cstheme="minorHAnsi"/>
        </w:rPr>
      </w:pPr>
      <w:r w:rsidRPr="00381DC0">
        <w:rPr>
          <w:rFonts w:asciiTheme="minorHAnsi" w:hAnsiTheme="minorHAnsi" w:cstheme="minorHAnsi"/>
        </w:rPr>
        <w:t>Where the function is performed</w:t>
      </w:r>
    </w:p>
    <w:p w14:paraId="7BF1713F" w14:textId="4DB6B089"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distribution is performed via </w:t>
      </w:r>
      <w:r w:rsidRPr="00381DC0">
        <w:rPr>
          <w:rFonts w:asciiTheme="minorHAnsi" w:hAnsiTheme="minorHAnsi" w:cstheme="minorHAnsi"/>
          <w:b/>
          <w:bCs/>
        </w:rPr>
        <w:t>[Key/Secrets Management System | password manager vault | encrypted email | insert other mechanism].</w:t>
      </w:r>
    </w:p>
    <w:p w14:paraId="7B48C395" w14:textId="3B9EBFD2" w:rsidR="00F8159A" w:rsidRPr="00FB640F" w:rsidRDefault="22F7DB95" w:rsidP="00FB640F">
      <w:pPr>
        <w:pStyle w:val="Heading3"/>
        <w:keepNext w:val="0"/>
        <w:keepLines w:val="0"/>
        <w:spacing w:after="120"/>
      </w:pPr>
      <w:r w:rsidRPr="00FB640F">
        <w:t>When the function is performed</w:t>
      </w:r>
    </w:p>
    <w:p w14:paraId="0F1AB0AF" w14:textId="77777777"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Key distribution is performed after a new </w:t>
      </w:r>
      <w:r w:rsidRPr="00381DC0">
        <w:rPr>
          <w:rFonts w:asciiTheme="minorHAnsi" w:hAnsiTheme="minorHAnsi" w:cstheme="minorHAnsi"/>
          <w:b/>
          <w:bCs/>
        </w:rPr>
        <w:t>[type of key]</w:t>
      </w:r>
      <w:r w:rsidRPr="00381DC0">
        <w:rPr>
          <w:rFonts w:asciiTheme="minorHAnsi" w:hAnsiTheme="minorHAnsi" w:cstheme="minorHAnsi"/>
        </w:rPr>
        <w:t xml:space="preserve"> is generated. </w:t>
      </w:r>
    </w:p>
    <w:p w14:paraId="5C757D5F" w14:textId="57BBEA3E"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t xml:space="preserve">AWS data storage services perform key distribution automatically for the user. </w:t>
      </w:r>
    </w:p>
    <w:p w14:paraId="318436B9" w14:textId="499627D2" w:rsidR="00F8159A" w:rsidRPr="00FB640F" w:rsidRDefault="22F7DB95" w:rsidP="00FB640F">
      <w:pPr>
        <w:pStyle w:val="Heading3"/>
        <w:keepNext w:val="0"/>
        <w:keepLines w:val="0"/>
        <w:spacing w:after="120"/>
      </w:pPr>
      <w:r w:rsidRPr="00FB640F">
        <w:t>How the function is performed</w:t>
      </w:r>
    </w:p>
    <w:p w14:paraId="06131A07" w14:textId="3DDAE375"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distribution for PKI certificates from OIT/IUSG should be done via </w:t>
      </w:r>
      <w:r w:rsidRPr="00381DC0">
        <w:rPr>
          <w:rFonts w:asciiTheme="minorHAnsi" w:hAnsiTheme="minorHAnsi" w:cstheme="minorHAnsi"/>
          <w:b/>
          <w:bCs/>
        </w:rPr>
        <w:t>[insert instructions].</w:t>
      </w:r>
    </w:p>
    <w:p w14:paraId="1A171948" w14:textId="1869E1AD"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distribution for symmetric keys is done via </w:t>
      </w:r>
      <w:r w:rsidRPr="00381DC0">
        <w:rPr>
          <w:rFonts w:asciiTheme="minorHAnsi" w:hAnsiTheme="minorHAnsi" w:cstheme="minorHAnsi"/>
          <w:b/>
          <w:bCs/>
        </w:rPr>
        <w:t>[insert instructions].</w:t>
      </w:r>
    </w:p>
    <w:p w14:paraId="383419F8" w14:textId="24628FDD" w:rsidR="00F8159A" w:rsidRPr="00FB640F" w:rsidRDefault="22F7DB95" w:rsidP="00FB640F">
      <w:pPr>
        <w:pStyle w:val="Heading2"/>
        <w:keepNext w:val="0"/>
        <w:keepLines w:val="0"/>
        <w:spacing w:after="120"/>
        <w:rPr>
          <w:rFonts w:ascii="Times New Roman" w:eastAsia="Times New Roman" w:hAnsi="Times New Roman" w:cs="Times New Roman"/>
          <w:b/>
          <w:bCs/>
          <w:color w:val="auto"/>
          <w:sz w:val="24"/>
          <w:szCs w:val="24"/>
        </w:rPr>
      </w:pPr>
      <w:r w:rsidRPr="00FB640F">
        <w:rPr>
          <w:b/>
          <w:bCs/>
        </w:rPr>
        <w:t>Storage of Keys</w:t>
      </w:r>
    </w:p>
    <w:p w14:paraId="41D512DD" w14:textId="05B0E833" w:rsidR="00F8159A" w:rsidRPr="00A31E9E" w:rsidRDefault="22F7DB95" w:rsidP="00FB640F">
      <w:pPr>
        <w:pStyle w:val="Heading3"/>
        <w:keepNext w:val="0"/>
        <w:keepLines w:val="0"/>
        <w:spacing w:after="120"/>
      </w:pPr>
      <w:r w:rsidRPr="00A31E9E">
        <w:t>What and Why</w:t>
      </w:r>
    </w:p>
    <w:p w14:paraId="2F053F67" w14:textId="071D8347"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Once generated, keys along with certificates for SSL/TLS will need to be stored in a location that is accessible to the system so that data at rest and in transit can be encrypted and decrypted.  Some Cloud </w:t>
      </w:r>
      <w:r w:rsidR="00EE522A" w:rsidRPr="00381DC0">
        <w:rPr>
          <w:rFonts w:asciiTheme="minorHAnsi" w:hAnsiTheme="minorHAnsi" w:cstheme="minorHAnsi"/>
        </w:rPr>
        <w:t>S</w:t>
      </w:r>
      <w:r w:rsidRPr="00381DC0">
        <w:rPr>
          <w:rFonts w:asciiTheme="minorHAnsi" w:hAnsiTheme="minorHAnsi" w:cstheme="minorHAnsi"/>
        </w:rPr>
        <w:t xml:space="preserve">ervice </w:t>
      </w:r>
      <w:r w:rsidR="00EE522A" w:rsidRPr="00381DC0">
        <w:rPr>
          <w:rFonts w:asciiTheme="minorHAnsi" w:hAnsiTheme="minorHAnsi" w:cstheme="minorHAnsi"/>
        </w:rPr>
        <w:t>P</w:t>
      </w:r>
      <w:r w:rsidRPr="00381DC0">
        <w:rPr>
          <w:rFonts w:asciiTheme="minorHAnsi" w:hAnsiTheme="minorHAnsi" w:cstheme="minorHAnsi"/>
        </w:rPr>
        <w:t>roviders</w:t>
      </w:r>
      <w:r w:rsidR="00EE522A" w:rsidRPr="00381DC0">
        <w:rPr>
          <w:rFonts w:asciiTheme="minorHAnsi" w:hAnsiTheme="minorHAnsi" w:cstheme="minorHAnsi"/>
        </w:rPr>
        <w:t xml:space="preserve"> (CSP)</w:t>
      </w:r>
      <w:r w:rsidRPr="00381DC0">
        <w:rPr>
          <w:rFonts w:asciiTheme="minorHAnsi" w:hAnsiTheme="minorHAnsi" w:cstheme="minorHAnsi"/>
        </w:rPr>
        <w:t xml:space="preserve"> may handle key storage along with key generation and key distribution.</w:t>
      </w:r>
    </w:p>
    <w:p w14:paraId="264184F9" w14:textId="5E750929" w:rsidR="00F8159A"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lastRenderedPageBreak/>
        <w:t>Who performs the function</w:t>
      </w:r>
    </w:p>
    <w:p w14:paraId="1ED0D97E" w14:textId="5293BB66"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storage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518B1744" w14:textId="4D3836B3" w:rsidR="1F88148F" w:rsidRPr="00381DC0" w:rsidRDefault="22F7DB95" w:rsidP="22F7DB95">
      <w:pPr>
        <w:spacing w:after="120"/>
        <w:rPr>
          <w:rFonts w:asciiTheme="minorHAnsi" w:hAnsiTheme="minorHAnsi" w:cstheme="minorHAnsi"/>
          <w:b/>
          <w:bCs/>
        </w:rPr>
      </w:pPr>
      <w:r w:rsidRPr="00381DC0">
        <w:rPr>
          <w:rFonts w:asciiTheme="minorHAnsi" w:hAnsiTheme="minorHAnsi" w:cstheme="minorHAnsi"/>
        </w:rPr>
        <w:t xml:space="preserve">PKI certificate storage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7DA42FF6" w14:textId="4050685E"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storage for </w:t>
      </w:r>
      <w:r w:rsidRPr="00381DC0">
        <w:rPr>
          <w:rFonts w:asciiTheme="minorHAnsi" w:hAnsiTheme="minorHAnsi" w:cstheme="minorHAnsi"/>
          <w:b/>
          <w:bCs/>
        </w:rPr>
        <w:t>[AWS Service]</w:t>
      </w:r>
      <w:r w:rsidRPr="00381DC0">
        <w:rPr>
          <w:rFonts w:asciiTheme="minorHAnsi" w:hAnsiTheme="minorHAnsi" w:cstheme="minorHAnsi"/>
        </w:rPr>
        <w:t xml:space="preserve"> is done automatically after generation by AWS.  Keys are stored in </w:t>
      </w:r>
      <w:r w:rsidRPr="00381DC0">
        <w:rPr>
          <w:rFonts w:asciiTheme="minorHAnsi" w:hAnsiTheme="minorHAnsi" w:cstheme="minorHAnsi"/>
          <w:b/>
          <w:bCs/>
        </w:rPr>
        <w:t>[AWS location].</w:t>
      </w:r>
    </w:p>
    <w:p w14:paraId="3A971262" w14:textId="6A520078" w:rsidR="00F8159A" w:rsidRPr="00FB640F" w:rsidRDefault="22F7DB95" w:rsidP="00FB640F">
      <w:pPr>
        <w:pStyle w:val="Heading3"/>
        <w:keepNext w:val="0"/>
        <w:keepLines w:val="0"/>
        <w:spacing w:after="120"/>
      </w:pPr>
      <w:r w:rsidRPr="00FB640F">
        <w:t>Where the function is performed</w:t>
      </w:r>
    </w:p>
    <w:p w14:paraId="2783D844" w14:textId="50DAAA9D"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PKI certificates are stored in </w:t>
      </w:r>
      <w:r w:rsidRPr="00381DC0">
        <w:rPr>
          <w:rFonts w:asciiTheme="minorHAnsi" w:hAnsiTheme="minorHAnsi" w:cstheme="minorHAnsi"/>
          <w:b/>
          <w:bCs/>
        </w:rPr>
        <w:t>[AWS Certificate Manager or insert other certificate storage tool].</w:t>
      </w:r>
    </w:p>
    <w:p w14:paraId="67E9305F" w14:textId="5B211780"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Symmetric keys are stored in </w:t>
      </w:r>
      <w:r w:rsidRPr="00381DC0">
        <w:rPr>
          <w:rFonts w:asciiTheme="minorHAnsi" w:hAnsiTheme="minorHAnsi" w:cstheme="minorHAnsi"/>
          <w:b/>
          <w:bCs/>
        </w:rPr>
        <w:t>[AWS KMS or other system].</w:t>
      </w:r>
    </w:p>
    <w:p w14:paraId="50A90FD8" w14:textId="645B95AF" w:rsidR="00F8159A" w:rsidRPr="00FB640F" w:rsidRDefault="22F7DB95" w:rsidP="00FB640F">
      <w:pPr>
        <w:pStyle w:val="Heading3"/>
        <w:keepNext w:val="0"/>
        <w:keepLines w:val="0"/>
        <w:spacing w:after="120"/>
      </w:pPr>
      <w:r w:rsidRPr="00FB640F">
        <w:t>When the function is performed</w:t>
      </w:r>
    </w:p>
    <w:p w14:paraId="4202930B" w14:textId="26727318"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Key storage occurs after generation and distribution.</w:t>
      </w:r>
    </w:p>
    <w:p w14:paraId="00D1ADEF" w14:textId="77D3C81D" w:rsidR="00F8159A"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t>How the function is performed</w:t>
      </w:r>
    </w:p>
    <w:p w14:paraId="70C3E3EF" w14:textId="11BA55F3" w:rsidR="1F88148F" w:rsidRPr="004F3B77" w:rsidRDefault="22F7DB95" w:rsidP="22F7DB95">
      <w:pPr>
        <w:spacing w:after="120"/>
        <w:rPr>
          <w:rFonts w:asciiTheme="minorHAnsi" w:hAnsiTheme="minorHAnsi" w:cstheme="minorHAnsi"/>
        </w:rPr>
      </w:pPr>
      <w:r w:rsidRPr="004F3B77">
        <w:rPr>
          <w:rFonts w:asciiTheme="minorHAnsi" w:hAnsiTheme="minorHAnsi" w:cstheme="minorHAnsi"/>
        </w:rPr>
        <w:t xml:space="preserve">To store certificates in AWS Certificate Manager (ACM), follow the directions provided by AWS for </w:t>
      </w:r>
      <w:hyperlink r:id="rId9">
        <w:r w:rsidRPr="004F3B77">
          <w:rPr>
            <w:rStyle w:val="Hyperlink"/>
            <w:rFonts w:asciiTheme="minorHAnsi" w:hAnsiTheme="minorHAnsi" w:cstheme="minorHAnsi"/>
          </w:rPr>
          <w:t>importing certificates into ACM.</w:t>
        </w:r>
      </w:hyperlink>
      <w:r w:rsidR="004F3B77" w:rsidRPr="004F3B77">
        <w:rPr>
          <w:rFonts w:asciiTheme="minorHAnsi" w:hAnsiTheme="minorHAnsi" w:cstheme="minorHAnsi"/>
        </w:rPr>
        <w:t xml:space="preserve"> </w:t>
      </w:r>
    </w:p>
    <w:p w14:paraId="17AB0CC2" w14:textId="37A4799A" w:rsidR="1F88148F" w:rsidRPr="004F3B77" w:rsidRDefault="22F7DB95" w:rsidP="22F7DB95">
      <w:pPr>
        <w:spacing w:after="120"/>
        <w:rPr>
          <w:rFonts w:asciiTheme="minorHAnsi" w:hAnsiTheme="minorHAnsi" w:cstheme="minorHAnsi"/>
        </w:rPr>
      </w:pPr>
      <w:r w:rsidRPr="004F3B77">
        <w:rPr>
          <w:rFonts w:asciiTheme="minorHAnsi" w:hAnsiTheme="minorHAnsi" w:cstheme="minorHAnsi"/>
        </w:rPr>
        <w:t xml:space="preserve">To store certificates in </w:t>
      </w:r>
      <w:r w:rsidRPr="004F3B77">
        <w:rPr>
          <w:rFonts w:asciiTheme="minorHAnsi" w:hAnsiTheme="minorHAnsi" w:cstheme="minorHAnsi"/>
          <w:b/>
          <w:bCs/>
        </w:rPr>
        <w:t xml:space="preserve">[other Certificate manager], </w:t>
      </w:r>
      <w:r w:rsidRPr="004F3B77">
        <w:rPr>
          <w:rFonts w:asciiTheme="minorHAnsi" w:hAnsiTheme="minorHAnsi" w:cstheme="minorHAnsi"/>
        </w:rPr>
        <w:t xml:space="preserve">follow the directions provided by </w:t>
      </w:r>
      <w:r w:rsidRPr="004F3B77">
        <w:rPr>
          <w:rFonts w:asciiTheme="minorHAnsi" w:hAnsiTheme="minorHAnsi" w:cstheme="minorHAnsi"/>
          <w:b/>
          <w:bCs/>
        </w:rPr>
        <w:t>[Vendor]</w:t>
      </w:r>
      <w:r w:rsidRPr="004F3B77">
        <w:rPr>
          <w:rFonts w:asciiTheme="minorHAnsi" w:hAnsiTheme="minorHAnsi" w:cstheme="minorHAnsi"/>
        </w:rPr>
        <w:t xml:space="preserve"> for importing certificates into ACM.</w:t>
      </w:r>
    </w:p>
    <w:p w14:paraId="144635E8" w14:textId="27E90C53" w:rsidR="1F88148F" w:rsidRPr="004F3B77" w:rsidRDefault="22F7DB95" w:rsidP="22F7DB95">
      <w:pPr>
        <w:spacing w:after="120"/>
        <w:rPr>
          <w:rFonts w:asciiTheme="minorHAnsi" w:hAnsiTheme="minorHAnsi" w:cstheme="minorHAnsi"/>
        </w:rPr>
      </w:pPr>
      <w:r w:rsidRPr="004F3B77">
        <w:rPr>
          <w:rFonts w:asciiTheme="minorHAnsi" w:hAnsiTheme="minorHAnsi" w:cstheme="minorHAnsi"/>
        </w:rPr>
        <w:t>The following services handle the storage of keys in KMS and do not need intervention once the key is created:</w:t>
      </w:r>
    </w:p>
    <w:p w14:paraId="32AB5BEA" w14:textId="233E9716" w:rsidR="1F88148F" w:rsidRPr="004F3B77" w:rsidRDefault="7E2E38E0" w:rsidP="7E2E38E0">
      <w:pPr>
        <w:pStyle w:val="ListParagraph"/>
        <w:numPr>
          <w:ilvl w:val="0"/>
          <w:numId w:val="6"/>
        </w:numPr>
        <w:spacing w:after="240" w:line="259" w:lineRule="auto"/>
        <w:rPr>
          <w:rFonts w:eastAsiaTheme="minorEastAsia"/>
        </w:rPr>
      </w:pPr>
      <w:r w:rsidRPr="7E2E38E0">
        <w:rPr>
          <w:rFonts w:eastAsiaTheme="minorEastAsia"/>
        </w:rPr>
        <w:t>Databases (RDS, Aurora, DynamoDB, etc.)</w:t>
      </w:r>
    </w:p>
    <w:p w14:paraId="4891E67E" w14:textId="6C34D431" w:rsidR="1F88148F" w:rsidRPr="00381DC0" w:rsidRDefault="7E2E38E0" w:rsidP="7E2E38E0">
      <w:pPr>
        <w:pStyle w:val="ListParagraph"/>
        <w:numPr>
          <w:ilvl w:val="0"/>
          <w:numId w:val="6"/>
        </w:numPr>
        <w:spacing w:after="240"/>
        <w:rPr>
          <w:rFonts w:eastAsiaTheme="minorEastAsia"/>
        </w:rPr>
      </w:pPr>
      <w:r w:rsidRPr="7E2E38E0">
        <w:rPr>
          <w:rFonts w:eastAsiaTheme="minorEastAsia"/>
        </w:rPr>
        <w:t>S3</w:t>
      </w:r>
    </w:p>
    <w:p w14:paraId="77ECC28E" w14:textId="6313490F" w:rsidR="1F88148F" w:rsidRPr="00381DC0" w:rsidRDefault="7E2E38E0" w:rsidP="7E2E38E0">
      <w:pPr>
        <w:pStyle w:val="ListParagraph"/>
        <w:numPr>
          <w:ilvl w:val="0"/>
          <w:numId w:val="6"/>
        </w:numPr>
        <w:spacing w:after="240"/>
        <w:rPr>
          <w:rFonts w:eastAsiaTheme="minorEastAsia"/>
        </w:rPr>
      </w:pPr>
      <w:r w:rsidRPr="7E2E38E0">
        <w:rPr>
          <w:rFonts w:eastAsiaTheme="minorEastAsia"/>
        </w:rPr>
        <w:t>Elastic Block Storage (EBS)</w:t>
      </w:r>
    </w:p>
    <w:p w14:paraId="5BBE5EB2" w14:textId="75955037" w:rsidR="1F88148F" w:rsidRPr="00381DC0" w:rsidRDefault="7E2E38E0" w:rsidP="7E2E38E0">
      <w:pPr>
        <w:spacing w:after="240"/>
        <w:rPr>
          <w:rFonts w:asciiTheme="minorHAnsi" w:hAnsiTheme="minorHAnsi" w:cstheme="minorBidi"/>
        </w:rPr>
      </w:pPr>
      <w:r w:rsidRPr="7E2E38E0">
        <w:rPr>
          <w:rFonts w:asciiTheme="minorHAnsi" w:hAnsiTheme="minorHAnsi" w:cstheme="minorBidi"/>
        </w:rPr>
        <w:t xml:space="preserve">This system uses </w:t>
      </w:r>
      <w:hyperlink r:id="rId10" w:anchor="customer-cmk">
        <w:r w:rsidRPr="7E2E38E0">
          <w:rPr>
            <w:rStyle w:val="Hyperlink"/>
            <w:rFonts w:asciiTheme="minorHAnsi" w:hAnsiTheme="minorHAnsi" w:cstheme="minorBidi"/>
          </w:rPr>
          <w:t>Customer Managed Keys</w:t>
        </w:r>
      </w:hyperlink>
      <w:r w:rsidRPr="7E2E38E0">
        <w:rPr>
          <w:rFonts w:asciiTheme="minorHAnsi" w:hAnsiTheme="minorHAnsi" w:cstheme="minorBidi"/>
        </w:rPr>
        <w:t xml:space="preserve"> with KMS for the following services and will need to store the keys using the </w:t>
      </w:r>
      <w:hyperlink r:id="rId11">
        <w:r w:rsidRPr="7E2E38E0">
          <w:rPr>
            <w:rStyle w:val="Hyperlink"/>
            <w:rFonts w:asciiTheme="minorHAnsi" w:hAnsiTheme="minorHAnsi" w:cstheme="minorBidi"/>
          </w:rPr>
          <w:t>“create keys” directions in KMS</w:t>
        </w:r>
      </w:hyperlink>
      <w:r w:rsidRPr="7E2E38E0">
        <w:rPr>
          <w:rFonts w:asciiTheme="minorHAnsi" w:hAnsiTheme="minorHAnsi" w:cstheme="minorBidi"/>
        </w:rPr>
        <w:t>.</w:t>
      </w:r>
    </w:p>
    <w:p w14:paraId="645B6E1C" w14:textId="404A1CE3" w:rsidR="1F88148F" w:rsidRPr="00381DC0" w:rsidRDefault="7E2E38E0" w:rsidP="7E2E38E0">
      <w:pPr>
        <w:pStyle w:val="ListParagraph"/>
        <w:numPr>
          <w:ilvl w:val="0"/>
          <w:numId w:val="5"/>
        </w:numPr>
        <w:spacing w:after="240"/>
        <w:rPr>
          <w:rFonts w:eastAsiaTheme="minorEastAsia"/>
          <w:b/>
          <w:bCs/>
        </w:rPr>
      </w:pPr>
      <w:r w:rsidRPr="7E2E38E0">
        <w:rPr>
          <w:rFonts w:eastAsiaTheme="minorEastAsia"/>
          <w:b/>
          <w:bCs/>
        </w:rPr>
        <w:t>[Insert list of AWS services that use customer managed keys]</w:t>
      </w:r>
    </w:p>
    <w:p w14:paraId="08B34F9F" w14:textId="6CD0917A" w:rsidR="1F88148F" w:rsidRPr="00381DC0" w:rsidRDefault="22F7DB95" w:rsidP="1F88148F">
      <w:pPr>
        <w:spacing w:after="240" w:line="259" w:lineRule="auto"/>
        <w:rPr>
          <w:rFonts w:asciiTheme="minorHAnsi" w:hAnsiTheme="minorHAnsi" w:cstheme="minorHAnsi"/>
        </w:rPr>
      </w:pPr>
      <w:r w:rsidRPr="00381DC0">
        <w:rPr>
          <w:rFonts w:asciiTheme="minorHAnsi" w:hAnsiTheme="minorHAnsi" w:cstheme="minorHAnsi"/>
        </w:rPr>
        <w:t xml:space="preserve">This system uses </w:t>
      </w:r>
      <w:r w:rsidRPr="00381DC0">
        <w:rPr>
          <w:rFonts w:asciiTheme="minorHAnsi" w:hAnsiTheme="minorHAnsi" w:cstheme="minorHAnsi"/>
          <w:b/>
          <w:bCs/>
        </w:rPr>
        <w:t>[other Key Management system]</w:t>
      </w:r>
      <w:r w:rsidRPr="00381DC0">
        <w:rPr>
          <w:rFonts w:asciiTheme="minorHAnsi" w:hAnsiTheme="minorHAnsi" w:cstheme="minorHAnsi"/>
        </w:rPr>
        <w:t xml:space="preserve"> to store keys, and the directions can be found </w:t>
      </w:r>
      <w:r w:rsidRPr="00381DC0">
        <w:rPr>
          <w:rFonts w:asciiTheme="minorHAnsi" w:hAnsiTheme="minorHAnsi" w:cstheme="minorHAnsi"/>
          <w:b/>
          <w:bCs/>
        </w:rPr>
        <w:t>[Link to directions]</w:t>
      </w:r>
      <w:r w:rsidRPr="00381DC0">
        <w:rPr>
          <w:rFonts w:asciiTheme="minorHAnsi" w:hAnsiTheme="minorHAnsi" w:cstheme="minorHAnsi"/>
        </w:rPr>
        <w:t>.</w:t>
      </w:r>
    </w:p>
    <w:p w14:paraId="5D14A369" w14:textId="72A06769" w:rsidR="006E3F52" w:rsidRPr="00FB640F" w:rsidRDefault="22F7DB95" w:rsidP="00FB640F">
      <w:pPr>
        <w:pStyle w:val="Heading2"/>
        <w:keepNext w:val="0"/>
        <w:keepLines w:val="0"/>
        <w:spacing w:after="120"/>
        <w:rPr>
          <w:rFonts w:ascii="Times New Roman" w:eastAsia="Times New Roman" w:hAnsi="Times New Roman" w:cs="Times New Roman"/>
          <w:b/>
          <w:bCs/>
          <w:color w:val="auto"/>
          <w:sz w:val="24"/>
          <w:szCs w:val="24"/>
        </w:rPr>
      </w:pPr>
      <w:r w:rsidRPr="00FB640F">
        <w:rPr>
          <w:b/>
          <w:bCs/>
        </w:rPr>
        <w:t>Use of Keys</w:t>
      </w:r>
    </w:p>
    <w:p w14:paraId="7BCDD2AD" w14:textId="7BF9DE36" w:rsidR="006E3F52" w:rsidRPr="007D6B5E" w:rsidRDefault="22F7DB95" w:rsidP="00FB640F">
      <w:pPr>
        <w:pStyle w:val="Heading3"/>
        <w:keepNext w:val="0"/>
        <w:keepLines w:val="0"/>
        <w:spacing w:after="120"/>
      </w:pPr>
      <w:r w:rsidRPr="007D6B5E">
        <w:t>What and Why</w:t>
      </w:r>
    </w:p>
    <w:p w14:paraId="678640B5" w14:textId="3B1FA069" w:rsidR="00381DC0" w:rsidRDefault="7E2E38E0" w:rsidP="7E2E38E0">
      <w:pPr>
        <w:spacing w:after="120"/>
        <w:rPr>
          <w:rFonts w:asciiTheme="minorHAnsi" w:hAnsiTheme="minorHAnsi" w:cstheme="minorBidi"/>
        </w:rPr>
      </w:pPr>
      <w:r w:rsidRPr="7E2E38E0">
        <w:rPr>
          <w:rFonts w:asciiTheme="minorHAnsi" w:hAnsiTheme="minorHAnsi" w:cstheme="minorBidi"/>
        </w:rPr>
        <w:t>Encryption keys are needed to encrypt and decrypt data in transit and at rest, but to do so, the keys must be made available to the systems or software that is performing the cryptographic function.</w:t>
      </w:r>
    </w:p>
    <w:p w14:paraId="22182764" w14:textId="0F1D0645" w:rsidR="006E3F52" w:rsidRPr="00FB640F" w:rsidRDefault="22F7DB95" w:rsidP="00FB640F">
      <w:pPr>
        <w:pStyle w:val="Heading3"/>
        <w:keepNext w:val="0"/>
        <w:keepLines w:val="0"/>
        <w:spacing w:after="120"/>
      </w:pPr>
      <w:r w:rsidRPr="00FB640F">
        <w:t>Who performs the function</w:t>
      </w:r>
    </w:p>
    <w:p w14:paraId="35D5FB6D" w14:textId="1C9469CB" w:rsidR="006E3F52" w:rsidRPr="00381DC0" w:rsidRDefault="22F7DB95" w:rsidP="00FB640F">
      <w:pPr>
        <w:spacing w:after="120"/>
        <w:rPr>
          <w:rFonts w:asciiTheme="minorHAnsi" w:hAnsiTheme="minorHAnsi" w:cstheme="minorHAnsi"/>
        </w:rPr>
      </w:pPr>
      <w:r w:rsidRPr="00381DC0">
        <w:rPr>
          <w:rFonts w:asciiTheme="minorHAnsi" w:hAnsiTheme="minorHAnsi" w:cstheme="minorHAnsi"/>
        </w:rPr>
        <w:lastRenderedPageBreak/>
        <w:t xml:space="preserve">Key use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2D49CB56" w14:textId="4B0EDC53" w:rsidR="389C4C48" w:rsidRPr="00381DC0" w:rsidRDefault="22F7DB95" w:rsidP="00FB640F">
      <w:pPr>
        <w:spacing w:after="120"/>
        <w:rPr>
          <w:rFonts w:asciiTheme="minorHAnsi" w:hAnsiTheme="minorHAnsi" w:cstheme="minorHAnsi"/>
        </w:rPr>
      </w:pPr>
      <w:r w:rsidRPr="00381DC0">
        <w:rPr>
          <w:rFonts w:asciiTheme="minorHAnsi" w:hAnsiTheme="minorHAnsi" w:cstheme="minorHAnsi"/>
          <w:b/>
          <w:bCs/>
        </w:rPr>
        <w:t>[Name]</w:t>
      </w:r>
      <w:r w:rsidRPr="00381DC0">
        <w:rPr>
          <w:rFonts w:asciiTheme="minorHAnsi" w:hAnsiTheme="minorHAnsi" w:cstheme="minorHAnsi"/>
        </w:rPr>
        <w:t xml:space="preserve"> does not allow direct access to symmetric keys by staff.</w:t>
      </w:r>
    </w:p>
    <w:p w14:paraId="13ABFA6D" w14:textId="2EE15262" w:rsidR="006E3F52" w:rsidRPr="00FB640F" w:rsidRDefault="22F7DB95" w:rsidP="00FB640F">
      <w:pPr>
        <w:pStyle w:val="Heading3"/>
        <w:keepNext w:val="0"/>
        <w:keepLines w:val="0"/>
        <w:spacing w:after="120"/>
      </w:pPr>
      <w:r w:rsidRPr="00FB640F">
        <w:t>Where the function is performed</w:t>
      </w:r>
    </w:p>
    <w:p w14:paraId="26BD50E9" w14:textId="2DA3C329" w:rsidR="1F88148F" w:rsidRPr="00381DC0" w:rsidRDefault="22F7DB95" w:rsidP="00FB640F">
      <w:pPr>
        <w:spacing w:after="120"/>
        <w:rPr>
          <w:rFonts w:asciiTheme="minorHAnsi" w:hAnsiTheme="minorHAnsi" w:cstheme="minorHAnsi"/>
        </w:rPr>
      </w:pPr>
      <w:r w:rsidRPr="00381DC0">
        <w:rPr>
          <w:rFonts w:asciiTheme="minorHAnsi" w:hAnsiTheme="minorHAnsi" w:cstheme="minorHAnsi"/>
        </w:rPr>
        <w:t>Key usage is handled either by the application or by the service that uses the key for encryption.</w:t>
      </w:r>
    </w:p>
    <w:p w14:paraId="47B2EBEF" w14:textId="4367E18A" w:rsidR="006E3F52" w:rsidRPr="00FB640F" w:rsidRDefault="22F7DB95" w:rsidP="00FB640F">
      <w:pPr>
        <w:pStyle w:val="Heading3"/>
        <w:keepNext w:val="0"/>
        <w:keepLines w:val="0"/>
        <w:spacing w:after="120"/>
        <w:rPr>
          <w:rFonts w:ascii="Times New Roman" w:eastAsia="Times New Roman" w:hAnsi="Times New Roman" w:cs="Times New Roman"/>
          <w:color w:val="auto"/>
        </w:rPr>
      </w:pPr>
      <w:r w:rsidRPr="00FB640F">
        <w:t>When the function is performed</w:t>
      </w:r>
    </w:p>
    <w:p w14:paraId="5A92B938" w14:textId="641B48C7" w:rsidR="1F88148F" w:rsidRPr="00381DC0" w:rsidRDefault="22F7DB95" w:rsidP="00FB640F">
      <w:pPr>
        <w:spacing w:after="120"/>
        <w:rPr>
          <w:rFonts w:asciiTheme="minorHAnsi" w:hAnsiTheme="minorHAnsi" w:cstheme="minorHAnsi"/>
        </w:rPr>
      </w:pPr>
      <w:r w:rsidRPr="00381DC0">
        <w:rPr>
          <w:rFonts w:asciiTheme="minorHAnsi" w:hAnsiTheme="minorHAnsi" w:cstheme="minorHAnsi"/>
        </w:rPr>
        <w:t>Keys are used when data needs to be encrypted or decrypted, such as when the data needs to be used, or when the data is being transported over the internet.</w:t>
      </w:r>
    </w:p>
    <w:p w14:paraId="53180F6D" w14:textId="5896AD15" w:rsidR="006E3F52" w:rsidRPr="00FB640F" w:rsidRDefault="22F7DB95" w:rsidP="009858FC">
      <w:pPr>
        <w:pStyle w:val="Heading3"/>
        <w:keepNext w:val="0"/>
        <w:keepLines w:val="0"/>
        <w:spacing w:after="120"/>
        <w:rPr>
          <w:rFonts w:ascii="Times New Roman" w:eastAsia="Times New Roman" w:hAnsi="Times New Roman" w:cs="Times New Roman"/>
          <w:color w:val="auto"/>
        </w:rPr>
      </w:pPr>
      <w:r w:rsidRPr="00FB640F">
        <w:t>How the function is performed</w:t>
      </w:r>
    </w:p>
    <w:p w14:paraId="6B2ECD65" w14:textId="3C833470" w:rsidR="1F88148F" w:rsidRPr="00381DC0" w:rsidRDefault="7E2E38E0" w:rsidP="7E2E38E0">
      <w:pPr>
        <w:spacing w:after="120"/>
        <w:rPr>
          <w:rFonts w:asciiTheme="minorHAnsi" w:eastAsiaTheme="minorEastAsia" w:hAnsiTheme="minorHAnsi" w:cstheme="minorBidi"/>
        </w:rPr>
      </w:pPr>
      <w:r w:rsidRPr="7E2E38E0">
        <w:rPr>
          <w:rFonts w:asciiTheme="minorHAnsi" w:eastAsiaTheme="minorEastAsia" w:hAnsiTheme="minorHAnsi" w:cstheme="minorBidi"/>
        </w:rPr>
        <w:t xml:space="preserve">Keys used with the following AWS Services are handled automatically when data is requested of them: </w:t>
      </w:r>
    </w:p>
    <w:p w14:paraId="541D2DB0" w14:textId="48177E03" w:rsidR="1F88148F" w:rsidRPr="00381DC0" w:rsidRDefault="7E2E38E0" w:rsidP="7E2E38E0">
      <w:pPr>
        <w:pStyle w:val="ListParagraph"/>
        <w:numPr>
          <w:ilvl w:val="0"/>
          <w:numId w:val="6"/>
        </w:numPr>
        <w:spacing w:after="240" w:line="259" w:lineRule="auto"/>
        <w:rPr>
          <w:rFonts w:eastAsiaTheme="minorEastAsia"/>
        </w:rPr>
      </w:pPr>
      <w:r w:rsidRPr="7E2E38E0">
        <w:rPr>
          <w:rFonts w:eastAsiaTheme="minorEastAsia"/>
        </w:rPr>
        <w:t xml:space="preserve">Databases (RDS, Aurora, DynamoDB, etc.) </w:t>
      </w:r>
      <w:r w:rsidRPr="7E2E38E0">
        <w:rPr>
          <w:rFonts w:eastAsiaTheme="minorEastAsia"/>
          <w:b/>
          <w:bCs/>
        </w:rPr>
        <w:t>[Insert specific Database used]</w:t>
      </w:r>
    </w:p>
    <w:p w14:paraId="032DCADC" w14:textId="653DE6E0" w:rsidR="1F88148F" w:rsidRPr="00381DC0" w:rsidRDefault="7E2E38E0" w:rsidP="7E2E38E0">
      <w:pPr>
        <w:pStyle w:val="ListParagraph"/>
        <w:numPr>
          <w:ilvl w:val="0"/>
          <w:numId w:val="6"/>
        </w:numPr>
        <w:spacing w:after="240"/>
        <w:rPr>
          <w:rFonts w:eastAsiaTheme="minorEastAsia"/>
        </w:rPr>
      </w:pPr>
      <w:r w:rsidRPr="7E2E38E0">
        <w:rPr>
          <w:rFonts w:eastAsiaTheme="minorEastAsia"/>
        </w:rPr>
        <w:t xml:space="preserve">S3 </w:t>
      </w:r>
      <w:r w:rsidRPr="7E2E38E0">
        <w:rPr>
          <w:rFonts w:eastAsiaTheme="minorEastAsia"/>
          <w:b/>
          <w:bCs/>
        </w:rPr>
        <w:t>[Remove if not part of the system]</w:t>
      </w:r>
    </w:p>
    <w:p w14:paraId="24FBEF2B" w14:textId="4031F0EE" w:rsidR="1F88148F" w:rsidRPr="00381DC0" w:rsidRDefault="7E2E38E0" w:rsidP="7E2E38E0">
      <w:pPr>
        <w:pStyle w:val="ListParagraph"/>
        <w:numPr>
          <w:ilvl w:val="0"/>
          <w:numId w:val="6"/>
        </w:numPr>
        <w:spacing w:after="240"/>
        <w:rPr>
          <w:rFonts w:eastAsiaTheme="minorEastAsia"/>
        </w:rPr>
      </w:pPr>
      <w:r w:rsidRPr="7E2E38E0">
        <w:rPr>
          <w:rFonts w:eastAsiaTheme="minorEastAsia"/>
        </w:rPr>
        <w:t xml:space="preserve">Elastic Block Storage (EBS) </w:t>
      </w:r>
      <w:r w:rsidRPr="7E2E38E0">
        <w:rPr>
          <w:rFonts w:eastAsiaTheme="minorEastAsia"/>
          <w:b/>
          <w:bCs/>
        </w:rPr>
        <w:t>[Remove if not part of the system]</w:t>
      </w:r>
    </w:p>
    <w:p w14:paraId="20E0C4CA" w14:textId="463199DA" w:rsidR="1F88148F" w:rsidRPr="00381DC0" w:rsidRDefault="22F7DB95" w:rsidP="1F88148F">
      <w:pPr>
        <w:spacing w:after="240"/>
        <w:rPr>
          <w:rFonts w:asciiTheme="minorHAnsi" w:hAnsiTheme="minorHAnsi" w:cstheme="minorHAnsi"/>
        </w:rPr>
      </w:pPr>
      <w:r w:rsidRPr="00381DC0">
        <w:rPr>
          <w:rFonts w:asciiTheme="minorHAnsi" w:hAnsiTheme="minorHAnsi" w:cstheme="minorHAnsi"/>
        </w:rPr>
        <w:t>The following AWS services are encrypted with Customer Managed Keys:</w:t>
      </w:r>
    </w:p>
    <w:p w14:paraId="37FE611B" w14:textId="484A163A" w:rsidR="389C4C48" w:rsidRPr="00381DC0" w:rsidRDefault="7E2E38E0" w:rsidP="7E2E38E0">
      <w:pPr>
        <w:pStyle w:val="ListParagraph"/>
        <w:numPr>
          <w:ilvl w:val="0"/>
          <w:numId w:val="6"/>
        </w:numPr>
        <w:spacing w:after="240" w:line="259" w:lineRule="auto"/>
        <w:rPr>
          <w:rFonts w:eastAsiaTheme="minorEastAsia"/>
        </w:rPr>
      </w:pPr>
      <w:r w:rsidRPr="7E2E38E0">
        <w:rPr>
          <w:rFonts w:eastAsiaTheme="minorEastAsia"/>
        </w:rPr>
        <w:t xml:space="preserve">Databases (RDS, Aurora, DynamoDB, etc.) </w:t>
      </w:r>
      <w:r w:rsidRPr="00757003">
        <w:rPr>
          <w:rFonts w:eastAsiaTheme="minorEastAsia"/>
          <w:b/>
          <w:bCs/>
          <w:rPrChange w:id="5" w:author="Schweinsberg, Elizabeth (CMS/OIT)" w:date="2025-06-18T08:16:00Z" w16du:dateUtc="2025-06-18T15:16:00Z">
            <w:rPr>
              <w:rFonts w:eastAsiaTheme="minorEastAsia"/>
            </w:rPr>
          </w:rPrChange>
        </w:rPr>
        <w:t>[Insert specific Database used]</w:t>
      </w:r>
    </w:p>
    <w:p w14:paraId="30E0213F" w14:textId="653DE6E0" w:rsidR="389C4C48" w:rsidRPr="00381DC0" w:rsidRDefault="7E2E38E0" w:rsidP="7E2E38E0">
      <w:pPr>
        <w:pStyle w:val="ListParagraph"/>
        <w:numPr>
          <w:ilvl w:val="0"/>
          <w:numId w:val="6"/>
        </w:numPr>
        <w:spacing w:after="240"/>
        <w:rPr>
          <w:rFonts w:eastAsiaTheme="minorEastAsia"/>
        </w:rPr>
      </w:pPr>
      <w:r w:rsidRPr="7E2E38E0">
        <w:rPr>
          <w:rFonts w:eastAsiaTheme="minorEastAsia"/>
        </w:rPr>
        <w:t xml:space="preserve">S3 </w:t>
      </w:r>
      <w:r w:rsidRPr="00757003">
        <w:rPr>
          <w:rFonts w:eastAsiaTheme="minorEastAsia"/>
          <w:b/>
          <w:bCs/>
          <w:rPrChange w:id="6" w:author="Schweinsberg, Elizabeth (CMS/OIT)" w:date="2025-06-18T08:16:00Z" w16du:dateUtc="2025-06-18T15:16:00Z">
            <w:rPr>
              <w:rFonts w:eastAsiaTheme="minorEastAsia"/>
            </w:rPr>
          </w:rPrChange>
        </w:rPr>
        <w:t>[Remove if not part of the system]</w:t>
      </w:r>
    </w:p>
    <w:p w14:paraId="73ADFC12" w14:textId="22E679D2" w:rsidR="389C4C48" w:rsidRPr="00381DC0" w:rsidRDefault="7E2E38E0" w:rsidP="7E2E38E0">
      <w:pPr>
        <w:pStyle w:val="ListParagraph"/>
        <w:numPr>
          <w:ilvl w:val="0"/>
          <w:numId w:val="6"/>
        </w:numPr>
        <w:spacing w:after="240"/>
        <w:rPr>
          <w:rFonts w:eastAsiaTheme="minorEastAsia"/>
        </w:rPr>
      </w:pPr>
      <w:r w:rsidRPr="7E2E38E0">
        <w:rPr>
          <w:rFonts w:eastAsiaTheme="minorEastAsia"/>
        </w:rPr>
        <w:t xml:space="preserve">Elastic Block Storage (EBS) </w:t>
      </w:r>
      <w:r w:rsidRPr="00757003">
        <w:rPr>
          <w:rFonts w:eastAsiaTheme="minorEastAsia"/>
          <w:b/>
          <w:bCs/>
          <w:rPrChange w:id="7" w:author="Schweinsberg, Elizabeth (CMS/OIT)" w:date="2025-06-18T08:16:00Z" w16du:dateUtc="2025-06-18T15:16:00Z">
            <w:rPr>
              <w:rFonts w:eastAsiaTheme="minorEastAsia"/>
            </w:rPr>
          </w:rPrChange>
        </w:rPr>
        <w:t>[Remove if not part of the system]</w:t>
      </w:r>
    </w:p>
    <w:p w14:paraId="53166AE8" w14:textId="4884E803" w:rsidR="1F88148F" w:rsidRPr="00381DC0" w:rsidRDefault="7E2E38E0" w:rsidP="7E2E38E0">
      <w:pPr>
        <w:rPr>
          <w:rFonts w:asciiTheme="minorHAnsi" w:hAnsiTheme="minorHAnsi" w:cstheme="minorBidi"/>
        </w:rPr>
      </w:pPr>
      <w:r w:rsidRPr="7E2E38E0">
        <w:rPr>
          <w:rFonts w:asciiTheme="minorHAnsi" w:hAnsiTheme="minorHAnsi" w:cstheme="minorBidi"/>
        </w:rPr>
        <w:t xml:space="preserve">PKI Certificates for TLS are used by Elastic Load Balancer (ELB), and a </w:t>
      </w:r>
      <w:hyperlink r:id="rId12">
        <w:r w:rsidRPr="7E2E38E0">
          <w:rPr>
            <w:rStyle w:val="Hyperlink"/>
            <w:rFonts w:asciiTheme="minorHAnsi" w:hAnsiTheme="minorHAnsi" w:cstheme="minorBidi"/>
          </w:rPr>
          <w:t>HTTPS listener is set up</w:t>
        </w:r>
      </w:hyperlink>
      <w:r w:rsidRPr="7E2E38E0">
        <w:rPr>
          <w:rFonts w:asciiTheme="minorHAnsi" w:hAnsiTheme="minorHAnsi" w:cstheme="minorBidi"/>
        </w:rPr>
        <w:t xml:space="preserve"> within ELB.</w:t>
      </w:r>
    </w:p>
    <w:p w14:paraId="070A62D9" w14:textId="15735660" w:rsidR="00F8159A" w:rsidRPr="009858FC" w:rsidRDefault="22F7DB95" w:rsidP="00102271">
      <w:pPr>
        <w:pStyle w:val="Heading2"/>
        <w:keepLines w:val="0"/>
        <w:spacing w:after="120"/>
        <w:rPr>
          <w:rFonts w:ascii="Times New Roman" w:eastAsia="Times New Roman" w:hAnsi="Times New Roman" w:cs="Times New Roman"/>
          <w:b/>
          <w:bCs/>
          <w:color w:val="auto"/>
          <w:sz w:val="24"/>
          <w:szCs w:val="24"/>
        </w:rPr>
      </w:pPr>
      <w:r w:rsidRPr="009858FC">
        <w:rPr>
          <w:b/>
          <w:bCs/>
        </w:rPr>
        <w:t xml:space="preserve">Escrow and </w:t>
      </w:r>
      <w:r w:rsidR="00A73C86" w:rsidRPr="009858FC">
        <w:rPr>
          <w:b/>
          <w:bCs/>
        </w:rPr>
        <w:t>B</w:t>
      </w:r>
      <w:r w:rsidRPr="009858FC">
        <w:rPr>
          <w:b/>
          <w:bCs/>
        </w:rPr>
        <w:t>ackup of Keys</w:t>
      </w:r>
    </w:p>
    <w:p w14:paraId="347EDB14" w14:textId="4697DA7E" w:rsidR="00F8159A" w:rsidRPr="004F25BD" w:rsidRDefault="22F7DB95" w:rsidP="00102271">
      <w:pPr>
        <w:pStyle w:val="Heading3"/>
        <w:keepLines w:val="0"/>
        <w:spacing w:after="120"/>
      </w:pPr>
      <w:r w:rsidRPr="004F25BD">
        <w:t>What and Why</w:t>
      </w:r>
    </w:p>
    <w:p w14:paraId="59248497" w14:textId="4111FE47" w:rsidR="00C862E2" w:rsidRPr="00381DC0" w:rsidRDefault="005E4E07" w:rsidP="008B5A26">
      <w:pPr>
        <w:spacing w:before="100" w:beforeAutospacing="1" w:after="100" w:afterAutospacing="1"/>
        <w:rPr>
          <w:rFonts w:asciiTheme="minorHAnsi" w:hAnsiTheme="minorHAnsi" w:cstheme="minorHAnsi"/>
        </w:rPr>
      </w:pPr>
      <w:r w:rsidRPr="00381DC0">
        <w:rPr>
          <w:rFonts w:asciiTheme="minorHAnsi" w:hAnsiTheme="minorHAnsi" w:cstheme="minorHAnsi"/>
        </w:rPr>
        <w:t>It is essential to have a mechanism for recovering lost cryptographic keys. This can be achieved through key backup—storing a secure copy in a separate location—or, in special cases, through key escrow, where a trusted third party retains a copy of the key.</w:t>
      </w:r>
    </w:p>
    <w:p w14:paraId="38F33BE4" w14:textId="4BA5B355" w:rsidR="006E3F52" w:rsidRPr="00381DC0" w:rsidRDefault="22F7DB95" w:rsidP="22F7DB95">
      <w:pPr>
        <w:keepNext/>
        <w:spacing w:after="120"/>
        <w:rPr>
          <w:rFonts w:asciiTheme="minorHAnsi" w:hAnsiTheme="minorHAnsi" w:cstheme="minorHAnsi"/>
        </w:rPr>
      </w:pPr>
      <w:r w:rsidRPr="00381DC0">
        <w:rPr>
          <w:rFonts w:asciiTheme="minorHAnsi" w:hAnsiTheme="minorHAnsi" w:cstheme="minorHAnsi"/>
        </w:rPr>
        <w:t xml:space="preserve">Key backup is the preferred mechanism to store keys.  Key escrow should only be done in special circumstances, such as for re-provisioning of key material to users </w:t>
      </w:r>
      <w:r w:rsidR="00926897" w:rsidRPr="00381DC0">
        <w:rPr>
          <w:rFonts w:asciiTheme="minorHAnsi" w:hAnsiTheme="minorHAnsi" w:cstheme="minorHAnsi"/>
        </w:rPr>
        <w:t>if</w:t>
      </w:r>
      <w:r w:rsidRPr="00381DC0">
        <w:rPr>
          <w:rFonts w:asciiTheme="minorHAnsi" w:hAnsiTheme="minorHAnsi" w:cstheme="minorHAnsi"/>
        </w:rPr>
        <w:t xml:space="preserve"> the key is lost or corrupted.</w:t>
      </w:r>
    </w:p>
    <w:p w14:paraId="01A74EBF" w14:textId="3C997DF5" w:rsidR="00F8159A" w:rsidRPr="009858FC" w:rsidRDefault="22F7DB95" w:rsidP="009858FC">
      <w:pPr>
        <w:pStyle w:val="Heading3"/>
        <w:keepNext w:val="0"/>
        <w:keepLines w:val="0"/>
        <w:spacing w:after="120"/>
      </w:pPr>
      <w:r w:rsidRPr="009858FC">
        <w:t>Who performs the function</w:t>
      </w:r>
    </w:p>
    <w:p w14:paraId="740F0D75" w14:textId="3117177B"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backup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0FB37EAB" w14:textId="527FF364"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escrow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0A84A143" w14:textId="479A3462" w:rsidR="00F8159A" w:rsidRPr="009858FC" w:rsidRDefault="22F7DB95" w:rsidP="009858FC">
      <w:pPr>
        <w:pStyle w:val="Heading2"/>
        <w:keepNext w:val="0"/>
        <w:keepLines w:val="0"/>
        <w:spacing w:after="120"/>
      </w:pPr>
      <w:r w:rsidRPr="009858FC">
        <w:lastRenderedPageBreak/>
        <w:t>Where the function is performed</w:t>
      </w:r>
    </w:p>
    <w:p w14:paraId="6D4DD9F8" w14:textId="12BB6DBA" w:rsidR="1F88148F" w:rsidRPr="00381DC0" w:rsidRDefault="22F7DB95" w:rsidP="009858FC">
      <w:pPr>
        <w:spacing w:after="120"/>
        <w:rPr>
          <w:rFonts w:asciiTheme="minorHAnsi" w:hAnsiTheme="minorHAnsi" w:cstheme="minorHAnsi"/>
        </w:rPr>
      </w:pPr>
      <w:r w:rsidRPr="00381DC0">
        <w:rPr>
          <w:rFonts w:asciiTheme="minorHAnsi" w:hAnsiTheme="minorHAnsi" w:cstheme="minorHAnsi"/>
        </w:rPr>
        <w:t>This system relies on AWS KMS for key backup.</w:t>
      </w:r>
    </w:p>
    <w:p w14:paraId="3744B25D" w14:textId="384B171C" w:rsidR="1F88148F"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This system implements </w:t>
      </w:r>
      <w:hyperlink r:id="rId13">
        <w:r w:rsidRPr="00381DC0">
          <w:rPr>
            <w:rStyle w:val="Hyperlink"/>
            <w:rFonts w:asciiTheme="minorHAnsi" w:hAnsiTheme="minorHAnsi" w:cstheme="minorHAnsi"/>
          </w:rPr>
          <w:t>multi-region keys</w:t>
        </w:r>
      </w:hyperlink>
      <w:r w:rsidRPr="00381DC0">
        <w:rPr>
          <w:rFonts w:asciiTheme="minorHAnsi" w:hAnsiTheme="minorHAnsi" w:cstheme="minorHAnsi"/>
        </w:rPr>
        <w:t xml:space="preserve"> in AWS to enable having multiple copies of the keys.</w:t>
      </w:r>
    </w:p>
    <w:p w14:paraId="092CECD7" w14:textId="1416F8CB"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backups are performed </w:t>
      </w:r>
      <w:r w:rsidRPr="00381DC0">
        <w:rPr>
          <w:rFonts w:asciiTheme="minorHAnsi" w:hAnsiTheme="minorHAnsi" w:cstheme="minorHAnsi"/>
          <w:b/>
          <w:bCs/>
        </w:rPr>
        <w:t>[insert location/tool].</w:t>
      </w:r>
    </w:p>
    <w:p w14:paraId="3AD1B868" w14:textId="1E4EC702" w:rsidR="006E3F52" w:rsidRPr="00381DC0" w:rsidRDefault="22F7DB95" w:rsidP="009858FC">
      <w:pPr>
        <w:rPr>
          <w:rFonts w:asciiTheme="minorHAnsi" w:hAnsiTheme="minorHAnsi" w:cstheme="minorHAnsi"/>
        </w:rPr>
      </w:pPr>
      <w:r w:rsidRPr="00381DC0">
        <w:rPr>
          <w:rFonts w:asciiTheme="minorHAnsi" w:hAnsiTheme="minorHAnsi" w:cstheme="minorHAnsi"/>
        </w:rPr>
        <w:t xml:space="preserve">Key escrow is performed </w:t>
      </w:r>
      <w:r w:rsidRPr="00381DC0">
        <w:rPr>
          <w:rFonts w:asciiTheme="minorHAnsi" w:hAnsiTheme="minorHAnsi" w:cstheme="minorHAnsi"/>
          <w:b/>
          <w:bCs/>
        </w:rPr>
        <w:t>[insert location/tool].</w:t>
      </w:r>
    </w:p>
    <w:p w14:paraId="1D2B3516" w14:textId="6FB7104C" w:rsidR="00F8159A" w:rsidRPr="009858FC" w:rsidRDefault="22F7DB95" w:rsidP="009858FC">
      <w:pPr>
        <w:pStyle w:val="Heading3"/>
        <w:keepNext w:val="0"/>
        <w:keepLines w:val="0"/>
        <w:spacing w:after="120"/>
      </w:pPr>
      <w:r w:rsidRPr="009858FC">
        <w:t>When the function is performed</w:t>
      </w:r>
    </w:p>
    <w:p w14:paraId="6807E01D" w14:textId="6CD2007E"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Key backups are performed after key generation and distribution.</w:t>
      </w:r>
    </w:p>
    <w:p w14:paraId="1DA05AFF" w14:textId="42A27CF8" w:rsidR="00F8159A" w:rsidRPr="009858FC" w:rsidRDefault="22F7DB95" w:rsidP="009858FC">
      <w:pPr>
        <w:pStyle w:val="Heading3"/>
        <w:keepNext w:val="0"/>
        <w:keepLines w:val="0"/>
        <w:spacing w:after="120"/>
      </w:pPr>
      <w:r w:rsidRPr="009858FC">
        <w:t>How the function is performed</w:t>
      </w:r>
    </w:p>
    <w:p w14:paraId="611E98C1" w14:textId="0C40E5EE"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No action is needed as AWS KMS handles key backups.</w:t>
      </w:r>
    </w:p>
    <w:p w14:paraId="06431CFA" w14:textId="7A04B27D"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Multi-region keys are created in two stages – establishing the primary key and setting up the replica key.  Refer to </w:t>
      </w:r>
      <w:hyperlink r:id="rId14">
        <w:r w:rsidRPr="00381DC0">
          <w:rPr>
            <w:rStyle w:val="Hyperlink"/>
            <w:rFonts w:asciiTheme="minorHAnsi" w:hAnsiTheme="minorHAnsi" w:cstheme="minorHAnsi"/>
          </w:rPr>
          <w:t>AWS documentation for the exact steps</w:t>
        </w:r>
      </w:hyperlink>
      <w:r w:rsidRPr="00381DC0">
        <w:rPr>
          <w:rFonts w:asciiTheme="minorHAnsi" w:hAnsiTheme="minorHAnsi" w:cstheme="minorHAnsi"/>
        </w:rPr>
        <w:t>.</w:t>
      </w:r>
    </w:p>
    <w:p w14:paraId="1BC6D5D8" w14:textId="7137A88F"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backups are performed by </w:t>
      </w:r>
      <w:r w:rsidRPr="00381DC0">
        <w:rPr>
          <w:rFonts w:asciiTheme="minorHAnsi" w:hAnsiTheme="minorHAnsi" w:cstheme="minorHAnsi"/>
          <w:b/>
          <w:bCs/>
        </w:rPr>
        <w:t>[insert instructions from another tool].</w:t>
      </w:r>
    </w:p>
    <w:p w14:paraId="3D53B368" w14:textId="2179A0B3" w:rsidR="1F88148F"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escrow is performed by </w:t>
      </w:r>
      <w:r w:rsidRPr="00381DC0">
        <w:rPr>
          <w:rFonts w:asciiTheme="minorHAnsi" w:hAnsiTheme="minorHAnsi" w:cstheme="minorHAnsi"/>
          <w:b/>
          <w:bCs/>
        </w:rPr>
        <w:t>[insert instructions from another tool].</w:t>
      </w:r>
    </w:p>
    <w:p w14:paraId="2BCF9F7C" w14:textId="3C7E4A88" w:rsidR="00F8159A" w:rsidRPr="009858FC" w:rsidRDefault="22F7DB95" w:rsidP="008B5A26">
      <w:pPr>
        <w:pStyle w:val="Heading2"/>
        <w:keepNext w:val="0"/>
        <w:keepLines w:val="0"/>
        <w:spacing w:after="120"/>
        <w:rPr>
          <w:rFonts w:ascii="Times New Roman" w:eastAsia="Times New Roman" w:hAnsi="Times New Roman" w:cs="Times New Roman"/>
          <w:b/>
          <w:bCs/>
          <w:color w:val="auto"/>
          <w:sz w:val="24"/>
          <w:szCs w:val="24"/>
        </w:rPr>
      </w:pPr>
      <w:r w:rsidRPr="009858FC">
        <w:rPr>
          <w:b/>
          <w:bCs/>
        </w:rPr>
        <w:t>Accountability and Audit of Keys</w:t>
      </w:r>
    </w:p>
    <w:p w14:paraId="57263063" w14:textId="00CB2BAA" w:rsidR="00F8159A" w:rsidRPr="006313A9" w:rsidRDefault="22F7DB95" w:rsidP="008B5A26">
      <w:pPr>
        <w:pStyle w:val="Heading3"/>
        <w:keepNext w:val="0"/>
        <w:keepLines w:val="0"/>
        <w:spacing w:after="120"/>
      </w:pPr>
      <w:r w:rsidRPr="006313A9">
        <w:t>What and Why</w:t>
      </w:r>
    </w:p>
    <w:p w14:paraId="4D6F5E8B" w14:textId="3021C50F" w:rsidR="00C3539C" w:rsidRPr="00381DC0" w:rsidRDefault="00C3539C" w:rsidP="008B5A26">
      <w:pPr>
        <w:spacing w:before="100" w:beforeAutospacing="1" w:after="100" w:afterAutospacing="1"/>
        <w:rPr>
          <w:rFonts w:asciiTheme="minorHAnsi" w:hAnsiTheme="minorHAnsi" w:cstheme="minorHAnsi"/>
        </w:rPr>
      </w:pPr>
      <w:r w:rsidRPr="00381DC0">
        <w:rPr>
          <w:rFonts w:asciiTheme="minorHAnsi" w:hAnsiTheme="minorHAnsi" w:cstheme="minorHAnsi"/>
        </w:rPr>
        <w:t>Managing cryptographic keys and keying material is a critical responsibility, and those entrusted with this duty must be held accountable through regular review. To ensure separation of duties, audits should be conducted by individuals or teams who are not directly involved in key management activities.</w:t>
      </w:r>
    </w:p>
    <w:p w14:paraId="415BE258" w14:textId="4F2F678C" w:rsidR="00C862E2" w:rsidRPr="00381DC0" w:rsidRDefault="00C3539C" w:rsidP="008B5A26">
      <w:pPr>
        <w:spacing w:before="100" w:beforeAutospacing="1" w:after="100" w:afterAutospacing="1"/>
        <w:rPr>
          <w:rFonts w:asciiTheme="minorHAnsi" w:hAnsiTheme="minorHAnsi" w:cstheme="minorHAnsi"/>
        </w:rPr>
      </w:pPr>
      <w:r w:rsidRPr="00381DC0">
        <w:rPr>
          <w:rFonts w:asciiTheme="minorHAnsi" w:hAnsiTheme="minorHAnsi" w:cstheme="minorHAnsi"/>
        </w:rPr>
        <w:t>These audits should assess processes related to key generation, distribution, storage, us</w:t>
      </w:r>
      <w:r w:rsidR="008B5A26" w:rsidRPr="00381DC0">
        <w:rPr>
          <w:rFonts w:asciiTheme="minorHAnsi" w:hAnsiTheme="minorHAnsi" w:cstheme="minorHAnsi"/>
        </w:rPr>
        <w:t>e</w:t>
      </w:r>
      <w:r w:rsidRPr="00381DC0">
        <w:rPr>
          <w:rFonts w:asciiTheme="minorHAnsi" w:hAnsiTheme="minorHAnsi" w:cstheme="minorHAnsi"/>
        </w:rPr>
        <w:t>, and backup. They should examine both human and system access to keys. Additionally, audits may include periodic scans for exposed keys and secrets in source code repositories—for example, using tools like GitHub’s Secret Scanner.</w:t>
      </w:r>
    </w:p>
    <w:p w14:paraId="6F1B25B8" w14:textId="6A86FE30" w:rsidR="00F8159A" w:rsidRPr="009858FC" w:rsidRDefault="22F7DB95" w:rsidP="009858FC">
      <w:pPr>
        <w:pStyle w:val="Heading3"/>
        <w:keepNext w:val="0"/>
        <w:keepLines w:val="0"/>
        <w:spacing w:after="120"/>
      </w:pPr>
      <w:r w:rsidRPr="009858FC">
        <w:t>Who performs the function</w:t>
      </w:r>
    </w:p>
    <w:p w14:paraId="692D98B7" w14:textId="16D1A094" w:rsidR="006E3F52" w:rsidRPr="00381DC0" w:rsidRDefault="22F7DB95" w:rsidP="007015FD">
      <w:pPr>
        <w:rPr>
          <w:rFonts w:asciiTheme="minorHAnsi" w:hAnsiTheme="minorHAnsi" w:cstheme="minorHAnsi"/>
          <w:b/>
          <w:bCs/>
        </w:rPr>
      </w:pPr>
      <w:r w:rsidRPr="00381DC0">
        <w:rPr>
          <w:rFonts w:asciiTheme="minorHAnsi" w:hAnsiTheme="minorHAnsi" w:cstheme="minorHAnsi"/>
        </w:rPr>
        <w:t xml:space="preserve">Key management auditing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p>
    <w:p w14:paraId="065CC20E" w14:textId="77777777" w:rsidR="00F428AC" w:rsidRPr="00381DC0" w:rsidRDefault="00F428AC" w:rsidP="009858FC">
      <w:pPr>
        <w:spacing w:after="120"/>
        <w:rPr>
          <w:rFonts w:asciiTheme="minorHAnsi" w:hAnsiTheme="minorHAnsi" w:cstheme="minorHAnsi"/>
        </w:rPr>
      </w:pPr>
    </w:p>
    <w:p w14:paraId="3DC1D1E0" w14:textId="6CDB0DDD" w:rsidR="00F428AC" w:rsidRPr="00381DC0" w:rsidRDefault="22F7DB95" w:rsidP="009858FC">
      <w:pPr>
        <w:spacing w:after="120"/>
        <w:rPr>
          <w:rFonts w:asciiTheme="minorHAnsi" w:hAnsiTheme="minorHAnsi" w:cstheme="minorHAnsi"/>
        </w:rPr>
      </w:pPr>
      <w:r w:rsidRPr="00381DC0">
        <w:rPr>
          <w:rFonts w:asciiTheme="minorHAnsi" w:hAnsiTheme="minorHAnsi" w:cstheme="minorHAnsi"/>
          <w:b/>
          <w:bCs/>
          <w:i/>
          <w:iCs/>
        </w:rPr>
        <w:t>Note:</w:t>
      </w:r>
      <w:r w:rsidRPr="00381DC0">
        <w:rPr>
          <w:rFonts w:asciiTheme="minorHAnsi" w:hAnsiTheme="minorHAnsi" w:cstheme="minorHAnsi"/>
          <w:i/>
          <w:iCs/>
        </w:rPr>
        <w:t xml:space="preserve"> </w:t>
      </w:r>
      <w:r w:rsidRPr="00381DC0">
        <w:rPr>
          <w:rFonts w:asciiTheme="minorHAnsi" w:hAnsiTheme="minorHAnsi" w:cstheme="minorHAnsi"/>
        </w:rPr>
        <w:t>CMS Hybrid Cloud SecOps does not monitor or alert on key usage in AWS or MAG; ADOs are responsible for any monitoring of key usage.</w:t>
      </w:r>
    </w:p>
    <w:p w14:paraId="7F83094A" w14:textId="7961992D"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521806CA" w14:textId="79D18424"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Key management auditing is performed in two places: where the processes and procedures are stored and where system logs can be reviewed.</w:t>
      </w:r>
    </w:p>
    <w:p w14:paraId="299F61BB" w14:textId="1759EAB6" w:rsidR="389C4C48" w:rsidRPr="00381DC0" w:rsidRDefault="22F7DB95" w:rsidP="22F7DB95">
      <w:pPr>
        <w:spacing w:after="120"/>
        <w:rPr>
          <w:rFonts w:asciiTheme="minorHAnsi" w:hAnsiTheme="minorHAnsi" w:cstheme="minorHAnsi"/>
        </w:rPr>
      </w:pPr>
      <w:r w:rsidRPr="00381DC0">
        <w:rPr>
          <w:rFonts w:asciiTheme="minorHAnsi" w:hAnsiTheme="minorHAnsi" w:cstheme="minorHAnsi"/>
          <w:b/>
          <w:bCs/>
        </w:rPr>
        <w:t>[Name]</w:t>
      </w:r>
      <w:r w:rsidRPr="00381DC0">
        <w:rPr>
          <w:rFonts w:asciiTheme="minorHAnsi" w:hAnsiTheme="minorHAnsi" w:cstheme="minorHAnsi"/>
        </w:rPr>
        <w:t xml:space="preserve"> stores the processes and procedures in the following locations </w:t>
      </w:r>
      <w:r w:rsidRPr="00381DC0">
        <w:rPr>
          <w:rFonts w:asciiTheme="minorHAnsi" w:hAnsiTheme="minorHAnsi" w:cstheme="minorHAnsi"/>
          <w:b/>
          <w:bCs/>
        </w:rPr>
        <w:t>[insert locations].</w:t>
      </w:r>
    </w:p>
    <w:p w14:paraId="742AED07" w14:textId="40594316" w:rsidR="3EB869B7" w:rsidRPr="00381DC0" w:rsidRDefault="22F7DB95" w:rsidP="22F7DB95">
      <w:pPr>
        <w:spacing w:after="120"/>
        <w:rPr>
          <w:rFonts w:asciiTheme="minorHAnsi" w:hAnsiTheme="minorHAnsi" w:cstheme="minorHAnsi"/>
        </w:rPr>
      </w:pPr>
      <w:r w:rsidRPr="00381DC0">
        <w:rPr>
          <w:rFonts w:asciiTheme="minorHAnsi" w:hAnsiTheme="minorHAnsi" w:cstheme="minorHAnsi"/>
        </w:rPr>
        <w:lastRenderedPageBreak/>
        <w:t xml:space="preserve">AWS Security Hub provides monitoring of </w:t>
      </w:r>
      <w:hyperlink r:id="rId15">
        <w:r w:rsidRPr="00381DC0">
          <w:rPr>
            <w:rStyle w:val="Hyperlink"/>
            <w:rFonts w:asciiTheme="minorHAnsi" w:hAnsiTheme="minorHAnsi" w:cstheme="minorHAnsi"/>
          </w:rPr>
          <w:t>some KMS settings</w:t>
        </w:r>
      </w:hyperlink>
      <w:r w:rsidRPr="00381DC0">
        <w:rPr>
          <w:rFonts w:asciiTheme="minorHAnsi" w:hAnsiTheme="minorHAnsi" w:cstheme="minorHAnsi"/>
        </w:rPr>
        <w:t xml:space="preserve"> around access of keys and rotation settings.</w:t>
      </w:r>
    </w:p>
    <w:p w14:paraId="78187A99" w14:textId="08FFEF12" w:rsidR="006E3F52" w:rsidRPr="00381DC0" w:rsidRDefault="22F7DB95" w:rsidP="22F7DB95">
      <w:pPr>
        <w:spacing w:after="120"/>
        <w:rPr>
          <w:rFonts w:asciiTheme="minorHAnsi" w:hAnsiTheme="minorHAnsi" w:cstheme="minorHAnsi"/>
        </w:rPr>
      </w:pPr>
      <w:r w:rsidRPr="00381DC0">
        <w:rPr>
          <w:rFonts w:asciiTheme="minorHAnsi" w:hAnsiTheme="minorHAnsi" w:cstheme="minorHAnsi"/>
        </w:rPr>
        <w:t>Logs for ACM and KMS can be reviewed in AWS CloudTrail.</w:t>
      </w:r>
    </w:p>
    <w:p w14:paraId="6108490D" w14:textId="4A07F5DE" w:rsidR="00F8159A" w:rsidRPr="009858FC" w:rsidRDefault="22F7DB95" w:rsidP="009858FC">
      <w:pPr>
        <w:pStyle w:val="Heading3"/>
        <w:keepNext w:val="0"/>
        <w:keepLines w:val="0"/>
        <w:spacing w:after="120"/>
      </w:pPr>
      <w:r w:rsidRPr="009858FC">
        <w:t>When the function is performed</w:t>
      </w:r>
    </w:p>
    <w:p w14:paraId="07724E0E" w14:textId="7BF131D3"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Auditing the processes and procedures used for key management should be performed on an annual basis to ensure that the documentation is up to date and ready to use.  It should also be updated after a change to the key management processes.</w:t>
      </w:r>
    </w:p>
    <w:p w14:paraId="2F48C7A5" w14:textId="014340CC"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Auditing of key usage should be done frequently and have both automated and manual audits.  Automated monitoring of key usage should be done continuously to identify potential issues or misuse promptly.  Manual audits, having a designated person review the usage to look for anomalies, should occur monthly.  This can help identify a legitimate person using key material in unusual ways.</w:t>
      </w:r>
    </w:p>
    <w:p w14:paraId="15E76A97" w14:textId="60A2640C"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How the function is performed</w:t>
      </w:r>
    </w:p>
    <w:p w14:paraId="16EF1DF5" w14:textId="2FB6422E"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Once a year in </w:t>
      </w:r>
      <w:r w:rsidRPr="00381DC0">
        <w:rPr>
          <w:rFonts w:asciiTheme="minorHAnsi" w:hAnsiTheme="minorHAnsi" w:cstheme="minorHAnsi"/>
          <w:b/>
          <w:bCs/>
        </w:rPr>
        <w:t>[Quarter X]</w:t>
      </w:r>
      <w:r w:rsidRPr="00381DC0">
        <w:rPr>
          <w:rFonts w:asciiTheme="minorHAnsi" w:hAnsiTheme="minorHAnsi" w:cstheme="minorHAnsi"/>
        </w:rPr>
        <w:t xml:space="preserve">, the </w:t>
      </w:r>
      <w:r w:rsidRPr="00381DC0">
        <w:rPr>
          <w:rFonts w:asciiTheme="minorHAnsi" w:hAnsiTheme="minorHAnsi" w:cstheme="minorHAnsi"/>
          <w:b/>
          <w:bCs/>
        </w:rPr>
        <w:t>[Role name]</w:t>
      </w:r>
      <w:r w:rsidRPr="00381DC0">
        <w:rPr>
          <w:rFonts w:asciiTheme="minorHAnsi" w:hAnsiTheme="minorHAnsi" w:cstheme="minorHAnsi"/>
        </w:rPr>
        <w:t xml:space="preserve"> will attempt to follow these procedures and make corrections as needed.</w:t>
      </w:r>
    </w:p>
    <w:p w14:paraId="1C60A463" w14:textId="0BBB9357" w:rsidR="01F93EB4"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This system uses AWS CloudTrail logs in combination with CloudWatch Alerts to monitor key usage.  Alerts are sent to </w:t>
      </w:r>
      <w:r w:rsidRPr="00757003">
        <w:rPr>
          <w:rFonts w:asciiTheme="minorHAnsi" w:hAnsiTheme="minorHAnsi" w:cstheme="minorHAnsi"/>
          <w:b/>
          <w:bCs/>
          <w:rPrChange w:id="8" w:author="Schweinsberg, Elizabeth (CMS/OIT)" w:date="2025-06-18T08:18:00Z" w16du:dateUtc="2025-06-18T15:18:00Z">
            <w:rPr>
              <w:rFonts w:asciiTheme="minorHAnsi" w:hAnsiTheme="minorHAnsi" w:cstheme="minorHAnsi"/>
            </w:rPr>
          </w:rPrChange>
        </w:rPr>
        <w:t>[email address, slack channel, or other place they are sent for review]</w:t>
      </w:r>
      <w:r w:rsidRPr="00381DC0">
        <w:rPr>
          <w:rFonts w:asciiTheme="minorHAnsi" w:hAnsiTheme="minorHAnsi" w:cstheme="minorHAnsi"/>
        </w:rPr>
        <w:t>.  Alerts include notices about key expiration and key rotation.</w:t>
      </w:r>
    </w:p>
    <w:p w14:paraId="74E20EB7" w14:textId="3A3E5C6D" w:rsidR="01F93EB4" w:rsidRPr="00381DC0" w:rsidRDefault="22F7DB95" w:rsidP="22F7DB95">
      <w:pPr>
        <w:spacing w:after="120"/>
        <w:rPr>
          <w:rFonts w:asciiTheme="minorHAnsi" w:hAnsiTheme="minorHAnsi" w:cstheme="minorHAnsi"/>
          <w:color w:val="000000" w:themeColor="text1"/>
        </w:rPr>
      </w:pPr>
      <w:r w:rsidRPr="00381DC0">
        <w:rPr>
          <w:rFonts w:asciiTheme="minorHAnsi" w:hAnsiTheme="minorHAnsi" w:cstheme="minorHAnsi"/>
          <w:color w:val="000000" w:themeColor="text1"/>
        </w:rPr>
        <w:t xml:space="preserve">Once a month, the </w:t>
      </w:r>
      <w:r w:rsidRPr="00757003">
        <w:rPr>
          <w:rFonts w:asciiTheme="minorHAnsi" w:hAnsiTheme="minorHAnsi" w:cstheme="minorHAnsi"/>
          <w:b/>
          <w:bCs/>
          <w:color w:val="000000" w:themeColor="text1"/>
          <w:rPrChange w:id="9" w:author="Schweinsberg, Elizabeth (CMS/OIT)" w:date="2025-06-18T08:17:00Z" w16du:dateUtc="2025-06-18T15:17:00Z">
            <w:rPr>
              <w:rFonts w:asciiTheme="minorHAnsi" w:hAnsiTheme="minorHAnsi" w:cstheme="minorHAnsi"/>
              <w:color w:val="000000" w:themeColor="text1"/>
            </w:rPr>
          </w:rPrChange>
        </w:rPr>
        <w:t>[Role name]</w:t>
      </w:r>
      <w:r w:rsidRPr="00381DC0">
        <w:rPr>
          <w:rFonts w:asciiTheme="minorHAnsi" w:hAnsiTheme="minorHAnsi" w:cstheme="minorHAnsi"/>
          <w:color w:val="000000" w:themeColor="text1"/>
        </w:rPr>
        <w:t xml:space="preserve"> will view the CloudTrail entries looking for </w:t>
      </w:r>
      <w:proofErr w:type="spellStart"/>
      <w:r w:rsidRPr="00381DC0">
        <w:rPr>
          <w:rFonts w:asciiTheme="minorHAnsi" w:hAnsiTheme="minorHAnsi" w:cstheme="minorHAnsi"/>
          <w:color w:val="000000" w:themeColor="text1"/>
        </w:rPr>
        <w:t>CreateKey</w:t>
      </w:r>
      <w:proofErr w:type="spellEnd"/>
      <w:r w:rsidRPr="00381DC0">
        <w:rPr>
          <w:rFonts w:asciiTheme="minorHAnsi" w:hAnsiTheme="minorHAnsi" w:cstheme="minorHAnsi"/>
          <w:color w:val="000000" w:themeColor="text1"/>
        </w:rPr>
        <w:t xml:space="preserve"> and </w:t>
      </w:r>
      <w:proofErr w:type="spellStart"/>
      <w:r w:rsidRPr="00381DC0">
        <w:rPr>
          <w:rFonts w:asciiTheme="minorHAnsi" w:hAnsiTheme="minorHAnsi" w:cstheme="minorHAnsi"/>
          <w:color w:val="000000" w:themeColor="text1"/>
        </w:rPr>
        <w:t>DeleteKey</w:t>
      </w:r>
      <w:proofErr w:type="spellEnd"/>
      <w:r w:rsidRPr="00381DC0">
        <w:rPr>
          <w:rFonts w:asciiTheme="minorHAnsi" w:hAnsiTheme="minorHAnsi" w:cstheme="minorHAnsi"/>
          <w:color w:val="000000" w:themeColor="text1"/>
        </w:rPr>
        <w:t xml:space="preserve"> events that are unusual.</w:t>
      </w:r>
    </w:p>
    <w:p w14:paraId="69F0E7CA" w14:textId="63B2C646" w:rsidR="00F8159A" w:rsidRPr="009858FC" w:rsidRDefault="22F7DB95" w:rsidP="009858FC">
      <w:pPr>
        <w:pStyle w:val="Heading2"/>
        <w:keepNext w:val="0"/>
        <w:keepLines w:val="0"/>
        <w:spacing w:after="120"/>
        <w:rPr>
          <w:rFonts w:ascii="Times New Roman" w:eastAsia="Times New Roman" w:hAnsi="Times New Roman" w:cs="Times New Roman"/>
          <w:b/>
          <w:bCs/>
          <w:color w:val="auto"/>
          <w:sz w:val="24"/>
          <w:szCs w:val="24"/>
        </w:rPr>
      </w:pPr>
      <w:r w:rsidRPr="009858FC">
        <w:rPr>
          <w:b/>
          <w:bCs/>
        </w:rPr>
        <w:t>Rotation of Keys</w:t>
      </w:r>
    </w:p>
    <w:p w14:paraId="59F90E6B" w14:textId="4049A196" w:rsidR="00F8159A" w:rsidRPr="005B0BBA" w:rsidRDefault="22F7DB95" w:rsidP="009858FC">
      <w:pPr>
        <w:pStyle w:val="Heading3"/>
        <w:keepNext w:val="0"/>
        <w:keepLines w:val="0"/>
        <w:spacing w:after="120"/>
      </w:pPr>
      <w:r w:rsidRPr="005B0BBA">
        <w:t>What and Why</w:t>
      </w:r>
    </w:p>
    <w:p w14:paraId="5E23E879" w14:textId="10739C1E" w:rsidR="685DE746" w:rsidRPr="00381DC0" w:rsidRDefault="2A1A5353" w:rsidP="2A1A5353">
      <w:pPr>
        <w:spacing w:after="120" w:line="259" w:lineRule="auto"/>
        <w:rPr>
          <w:rFonts w:asciiTheme="minorHAnsi" w:hAnsiTheme="minorHAnsi" w:cstheme="minorHAnsi"/>
        </w:rPr>
      </w:pPr>
      <w:r w:rsidRPr="00381DC0">
        <w:rPr>
          <w:rFonts w:asciiTheme="minorHAnsi" w:hAnsiTheme="minorHAnsi" w:cstheme="minorHAnsi"/>
        </w:rPr>
        <w:t>Cryptographic keys are rotated on a regular basis to limit the amount of data protected by the key.  Keys are also rotated when a key has been inappropriately exposed to others.  Keys may also be rotated when an authorized user no longer needs access.  Key rotation is simply replacing an existing key with a new one.  It is a combination of Generation, Distribution, and Storage of Keys. In some cases, it also includes Revocation and Destruction of Keys.</w:t>
      </w:r>
    </w:p>
    <w:p w14:paraId="42AAF723" w14:textId="53242C91" w:rsidR="00F8159A" w:rsidRPr="00381DC0" w:rsidRDefault="22F7DB95" w:rsidP="009858FC">
      <w:pPr>
        <w:pStyle w:val="Heading3"/>
        <w:keepNext w:val="0"/>
        <w:keepLines w:val="0"/>
        <w:spacing w:after="120"/>
        <w:rPr>
          <w:rFonts w:asciiTheme="minorHAnsi" w:eastAsia="Times New Roman" w:hAnsiTheme="minorHAnsi" w:cstheme="minorHAnsi"/>
          <w:color w:val="auto"/>
        </w:rPr>
      </w:pPr>
      <w:r w:rsidRPr="00381DC0">
        <w:rPr>
          <w:rFonts w:asciiTheme="minorHAnsi" w:hAnsiTheme="minorHAnsi" w:cstheme="minorHAnsi"/>
        </w:rPr>
        <w:t>Who performs the function</w:t>
      </w:r>
    </w:p>
    <w:p w14:paraId="04EF784B" w14:textId="7F2F920E"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rotation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33D7D282" w14:textId="1AE96F19"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3D454CFF" w14:textId="4407FBE3"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Key rotation is performed in the same location as Generation, Distribution, and Storage of Keys, occasionally with some Revocation and Destruction of Keys.</w:t>
      </w:r>
    </w:p>
    <w:p w14:paraId="79B38211" w14:textId="27727289"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04A4DE33" w14:textId="42CE0BD9"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CMS requires that all keys be rotated at least once every year.</w:t>
      </w:r>
    </w:p>
    <w:p w14:paraId="401A9E77" w14:textId="58A4CEB8"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PKI certificates should be replaced before the existing ones expire.</w:t>
      </w:r>
    </w:p>
    <w:p w14:paraId="320295FB" w14:textId="20D88B68" w:rsidR="685DE746" w:rsidRPr="00381DC0" w:rsidRDefault="685DE746" w:rsidP="005B0BBA">
      <w:pPr>
        <w:rPr>
          <w:rFonts w:asciiTheme="minorHAnsi" w:hAnsiTheme="minorHAnsi" w:cstheme="minorHAnsi"/>
        </w:rPr>
      </w:pPr>
      <w:r w:rsidRPr="00381DC0">
        <w:rPr>
          <w:rFonts w:asciiTheme="minorHAnsi" w:hAnsiTheme="minorHAnsi" w:cstheme="minorHAnsi"/>
        </w:rPr>
        <w:lastRenderedPageBreak/>
        <w:t>Keys will also need to be rotated when they have been inappropriately exposed.</w:t>
      </w:r>
    </w:p>
    <w:p w14:paraId="7691B2E5" w14:textId="534C6A4B"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 xml:space="preserve">How the </w:t>
      </w:r>
      <w:r w:rsidR="00324ADA" w:rsidRPr="009858FC">
        <w:t>rotation of keys is performed</w:t>
      </w:r>
    </w:p>
    <w:p w14:paraId="2DBB307D" w14:textId="3E6B724F" w:rsidR="00324ADA" w:rsidRPr="00381DC0" w:rsidRDefault="22F7DB95" w:rsidP="22F7DB95">
      <w:pPr>
        <w:spacing w:after="120"/>
        <w:rPr>
          <w:rFonts w:asciiTheme="minorHAnsi" w:hAnsiTheme="minorHAnsi" w:cstheme="minorHAnsi"/>
        </w:rPr>
      </w:pPr>
      <w:r w:rsidRPr="00381DC0">
        <w:rPr>
          <w:rFonts w:asciiTheme="minorHAnsi" w:hAnsiTheme="minorHAnsi" w:cstheme="minorHAnsi"/>
        </w:rPr>
        <w:t>AWS will manage routine rotation of keys of AWS-managed keys in KMS.  Customer managed keys can also be automatically rotated by KMS once set up.</w:t>
      </w:r>
    </w:p>
    <w:p w14:paraId="0EE586A1" w14:textId="4D5AC16C" w:rsidR="685DE746"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PKI certificates require manual intervention because a new certificate pair needs to be requested from IUSG/DOM as in Generation of </w:t>
      </w:r>
      <w:r w:rsidR="0009149B" w:rsidRPr="00381DC0">
        <w:rPr>
          <w:rFonts w:asciiTheme="minorHAnsi" w:hAnsiTheme="minorHAnsi" w:cstheme="minorHAnsi"/>
        </w:rPr>
        <w:t>Keys and</w:t>
      </w:r>
      <w:r w:rsidRPr="00381DC0">
        <w:rPr>
          <w:rFonts w:asciiTheme="minorHAnsi" w:hAnsiTheme="minorHAnsi" w:cstheme="minorHAnsi"/>
        </w:rPr>
        <w:t xml:space="preserve"> then stored in the corresponding Certification Manager.  Begin this process 30 days before the existing keys expire.</w:t>
      </w:r>
    </w:p>
    <w:p w14:paraId="7B482706" w14:textId="0D9E910D" w:rsidR="685DE746"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This system uses </w:t>
      </w:r>
      <w:r w:rsidRPr="00381DC0">
        <w:rPr>
          <w:rFonts w:asciiTheme="minorHAnsi" w:hAnsiTheme="minorHAnsi" w:cstheme="minorHAnsi"/>
          <w:b/>
          <w:bCs/>
        </w:rPr>
        <w:t>[Key Management Tool]</w:t>
      </w:r>
      <w:r w:rsidRPr="00381DC0">
        <w:rPr>
          <w:rFonts w:asciiTheme="minorHAnsi" w:hAnsiTheme="minorHAnsi" w:cstheme="minorHAnsi"/>
        </w:rPr>
        <w:t xml:space="preserve"> for the Generation, Distribution, and Storage of Keys.  Refer to those sections for specific instructions.</w:t>
      </w:r>
    </w:p>
    <w:p w14:paraId="1F205DE9" w14:textId="2CB47109" w:rsidR="685DE746"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In the event of an incident involving the exposure of an encryption key, the data that is encrypted with the impacted key will need to be re-encrypted with a new key to prevent unintentional exposure. Refer to </w:t>
      </w:r>
      <w:hyperlink r:id="rId16">
        <w:r w:rsidRPr="00381DC0">
          <w:rPr>
            <w:rStyle w:val="Hyperlink"/>
            <w:rFonts w:asciiTheme="minorHAnsi" w:hAnsiTheme="minorHAnsi" w:cstheme="minorHAnsi"/>
          </w:rPr>
          <w:t>AWS's documentation</w:t>
        </w:r>
      </w:hyperlink>
      <w:r w:rsidRPr="00381DC0">
        <w:rPr>
          <w:rFonts w:asciiTheme="minorHAnsi" w:hAnsiTheme="minorHAnsi" w:cstheme="minorHAnsi"/>
        </w:rPr>
        <w:t xml:space="preserve"> on how to accomplish this.</w:t>
      </w:r>
    </w:p>
    <w:p w14:paraId="4E88EA9C" w14:textId="48DA8990" w:rsidR="00F8159A" w:rsidRPr="009858FC" w:rsidRDefault="22F7DB95" w:rsidP="009858FC">
      <w:pPr>
        <w:pStyle w:val="Heading2"/>
        <w:keepNext w:val="0"/>
        <w:keepLines w:val="0"/>
        <w:spacing w:after="120"/>
        <w:rPr>
          <w:rFonts w:ascii="Times New Roman" w:eastAsia="Times New Roman" w:hAnsi="Times New Roman" w:cs="Times New Roman"/>
          <w:b/>
          <w:bCs/>
          <w:color w:val="auto"/>
          <w:sz w:val="24"/>
          <w:szCs w:val="24"/>
        </w:rPr>
      </w:pPr>
      <w:r w:rsidRPr="009858FC">
        <w:rPr>
          <w:b/>
          <w:bCs/>
        </w:rPr>
        <w:t>Revocation of Keys</w:t>
      </w:r>
    </w:p>
    <w:p w14:paraId="759D4067" w14:textId="6EC9906C" w:rsidR="00F8159A" w:rsidRPr="00324ADA" w:rsidRDefault="22F7DB95" w:rsidP="009858FC">
      <w:pPr>
        <w:pStyle w:val="Heading3"/>
        <w:keepNext w:val="0"/>
        <w:keepLines w:val="0"/>
        <w:spacing w:after="120"/>
      </w:pPr>
      <w:r w:rsidRPr="00324ADA">
        <w:t>What and Why</w:t>
      </w:r>
    </w:p>
    <w:p w14:paraId="34FD8432" w14:textId="34C1405C" w:rsidR="685DE746" w:rsidRPr="00381DC0" w:rsidRDefault="22F7DB95" w:rsidP="22F7DB95">
      <w:pPr>
        <w:spacing w:after="120"/>
        <w:rPr>
          <w:rFonts w:asciiTheme="minorHAnsi" w:hAnsiTheme="minorHAnsi" w:cstheme="minorHAnsi"/>
        </w:rPr>
      </w:pPr>
      <w:r w:rsidRPr="00381DC0">
        <w:rPr>
          <w:rFonts w:asciiTheme="minorHAnsi" w:hAnsiTheme="minorHAnsi" w:cstheme="minorHAnsi"/>
        </w:rPr>
        <w:t>When a shared key such as PKI certificates for TLS or a symmetric key used by two different parties is no longer valid, it needs to be revoked so that it can no longer be used and will mitigate the risk of key compromise.  This can be done for routine reasons such as after a key rotation or in exceptional circumstances such as after a key compromise.</w:t>
      </w:r>
    </w:p>
    <w:p w14:paraId="2CBCB88A" w14:textId="7360ECD4"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Who performs the function</w:t>
      </w:r>
    </w:p>
    <w:p w14:paraId="4D80B54D" w14:textId="11CED2FB"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revocation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5F00490B" w14:textId="4C5E063A"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15D7F9FE" w14:textId="65BDED96"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Revocation of PKI certificates is performed at the Certificate Authority.</w:t>
      </w:r>
    </w:p>
    <w:p w14:paraId="28FF0CB4" w14:textId="75D025D6"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65BF0C57" w14:textId="06F50219" w:rsidR="685DE746" w:rsidRPr="00381DC0" w:rsidRDefault="22F7DB95" w:rsidP="009858FC">
      <w:pPr>
        <w:spacing w:after="120"/>
        <w:rPr>
          <w:rFonts w:asciiTheme="minorHAnsi" w:hAnsiTheme="minorHAnsi" w:cstheme="minorHAnsi"/>
        </w:rPr>
      </w:pPr>
      <w:r w:rsidRPr="00381DC0">
        <w:rPr>
          <w:rFonts w:asciiTheme="minorHAnsi" w:hAnsiTheme="minorHAnsi" w:cstheme="minorHAnsi"/>
        </w:rPr>
        <w:t>The revocation of keys is performed when a key is no longer valid either through routine expiration or after a key compromise.</w:t>
      </w:r>
    </w:p>
    <w:p w14:paraId="5B9729D5" w14:textId="5CC147FD"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How the function is performed</w:t>
      </w:r>
    </w:p>
    <w:p w14:paraId="7519969D" w14:textId="4C6C295B" w:rsidR="685DE746"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Contact IUSG/DOM to have them request revocation of PKI certificates obtained through them before expiration. </w:t>
      </w:r>
      <w:r w:rsidRPr="00381DC0">
        <w:rPr>
          <w:rFonts w:asciiTheme="minorHAnsi" w:hAnsiTheme="minorHAnsi" w:cstheme="minorHAnsi"/>
          <w:b/>
          <w:bCs/>
        </w:rPr>
        <w:t>[Insert Instructions]</w:t>
      </w:r>
    </w:p>
    <w:p w14:paraId="160F731D" w14:textId="49C68394" w:rsidR="7CBD09BD" w:rsidRPr="00381DC0" w:rsidRDefault="22F7DB95" w:rsidP="22F7DB95">
      <w:pPr>
        <w:spacing w:after="120" w:line="259" w:lineRule="auto"/>
        <w:rPr>
          <w:rFonts w:asciiTheme="minorHAnsi" w:hAnsiTheme="minorHAnsi" w:cstheme="minorHAnsi"/>
          <w:b/>
          <w:bCs/>
        </w:rPr>
      </w:pPr>
      <w:r w:rsidRPr="00381DC0">
        <w:rPr>
          <w:rFonts w:asciiTheme="minorHAnsi" w:hAnsiTheme="minorHAnsi" w:cstheme="minorHAnsi"/>
          <w:b/>
          <w:bCs/>
        </w:rPr>
        <w:t>[</w:t>
      </w:r>
      <w:r w:rsidR="000D0FED">
        <w:rPr>
          <w:rFonts w:asciiTheme="minorHAnsi" w:hAnsiTheme="minorHAnsi" w:cstheme="minorHAnsi"/>
          <w:b/>
          <w:bCs/>
        </w:rPr>
        <w:t>D</w:t>
      </w:r>
      <w:r w:rsidRPr="00381DC0">
        <w:rPr>
          <w:rFonts w:asciiTheme="minorHAnsi" w:hAnsiTheme="minorHAnsi" w:cstheme="minorHAnsi"/>
          <w:b/>
          <w:bCs/>
        </w:rPr>
        <w:t>ocument how revocation of other keys is performed]</w:t>
      </w:r>
    </w:p>
    <w:p w14:paraId="512CC56B" w14:textId="3B0659A0" w:rsidR="00F8159A" w:rsidRPr="009858FC" w:rsidRDefault="22F7DB95" w:rsidP="00102271">
      <w:pPr>
        <w:pStyle w:val="Heading2"/>
        <w:keepNext w:val="0"/>
        <w:keepLines w:val="0"/>
        <w:spacing w:after="120"/>
        <w:rPr>
          <w:rFonts w:ascii="Times New Roman" w:eastAsia="Times New Roman" w:hAnsi="Times New Roman" w:cs="Times New Roman"/>
          <w:b/>
          <w:bCs/>
          <w:color w:val="auto"/>
          <w:sz w:val="24"/>
          <w:szCs w:val="24"/>
        </w:rPr>
      </w:pPr>
      <w:r w:rsidRPr="009858FC">
        <w:rPr>
          <w:b/>
          <w:bCs/>
        </w:rPr>
        <w:t>Destruction of Keys</w:t>
      </w:r>
    </w:p>
    <w:p w14:paraId="3D9E6912" w14:textId="6ECDEEED" w:rsidR="00F8159A" w:rsidRPr="00102271" w:rsidRDefault="22F7DB95" w:rsidP="008B5A26">
      <w:pPr>
        <w:pStyle w:val="Heading2"/>
        <w:rPr>
          <w:sz w:val="24"/>
          <w:szCs w:val="24"/>
        </w:rPr>
      </w:pPr>
      <w:r w:rsidRPr="00102271">
        <w:rPr>
          <w:sz w:val="24"/>
          <w:szCs w:val="24"/>
        </w:rPr>
        <w:t>What and Why</w:t>
      </w:r>
    </w:p>
    <w:p w14:paraId="5D25A728" w14:textId="29818A93"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When a system is completely done with a key, it should be deleted or destroyed.  The system is completely done with the key either the data that is encrypted is no longer needed, or there is </w:t>
      </w:r>
      <w:r w:rsidRPr="00381DC0">
        <w:rPr>
          <w:rFonts w:asciiTheme="minorHAnsi" w:hAnsiTheme="minorHAnsi" w:cstheme="minorHAnsi"/>
        </w:rPr>
        <w:lastRenderedPageBreak/>
        <w:t>no more data encrypted with that key.  If the keys are recoverable (because they were not destroyed), it might lead to unauthorized re-use or a data breach.</w:t>
      </w:r>
    </w:p>
    <w:p w14:paraId="0131B128" w14:textId="7805EB7B"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Who performs the function</w:t>
      </w:r>
    </w:p>
    <w:p w14:paraId="21AB41DB" w14:textId="0A951908" w:rsidR="006E3F52" w:rsidRPr="00381DC0" w:rsidRDefault="22F7DB95" w:rsidP="009858FC">
      <w:pPr>
        <w:spacing w:after="120"/>
        <w:rPr>
          <w:rFonts w:asciiTheme="minorHAnsi" w:hAnsiTheme="minorHAnsi" w:cstheme="minorHAnsi"/>
        </w:rPr>
      </w:pPr>
      <w:r w:rsidRPr="00381DC0">
        <w:rPr>
          <w:rFonts w:asciiTheme="minorHAnsi" w:hAnsiTheme="minorHAnsi" w:cstheme="minorHAnsi"/>
        </w:rPr>
        <w:t xml:space="preserve">Key destruction is performed by </w:t>
      </w:r>
      <w:r w:rsidRPr="00381DC0">
        <w:rPr>
          <w:rFonts w:asciiTheme="minorHAnsi" w:hAnsiTheme="minorHAnsi" w:cstheme="minorHAnsi"/>
          <w:b/>
          <w:bCs/>
        </w:rPr>
        <w:t>[Role name]</w:t>
      </w:r>
      <w:r w:rsidRPr="00381DC0">
        <w:rPr>
          <w:rFonts w:asciiTheme="minorHAnsi" w:hAnsiTheme="minorHAnsi" w:cstheme="minorHAnsi"/>
        </w:rPr>
        <w:t xml:space="preserve">. They are granted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6A66084C" w14:textId="73A99B31" w:rsidR="00F8159A" w:rsidRPr="009858FC" w:rsidRDefault="22F7DB95" w:rsidP="00102271">
      <w:pPr>
        <w:pStyle w:val="Heading3"/>
        <w:keepNext w:val="0"/>
        <w:keepLines w:val="0"/>
        <w:spacing w:after="120"/>
        <w:rPr>
          <w:rFonts w:ascii="Times New Roman" w:eastAsia="Times New Roman" w:hAnsi="Times New Roman" w:cs="Times New Roman"/>
          <w:color w:val="auto"/>
        </w:rPr>
      </w:pPr>
      <w:r w:rsidRPr="009858FC">
        <w:t>Where the function is performed</w:t>
      </w:r>
    </w:p>
    <w:p w14:paraId="7B4815B5" w14:textId="5BAA5124" w:rsidR="7CBD09BD" w:rsidRPr="00381DC0" w:rsidRDefault="22F7DB95" w:rsidP="009858FC">
      <w:pPr>
        <w:spacing w:after="120" w:line="259" w:lineRule="auto"/>
        <w:rPr>
          <w:rFonts w:asciiTheme="minorHAnsi" w:hAnsiTheme="minorHAnsi" w:cstheme="minorHAnsi"/>
        </w:rPr>
      </w:pPr>
      <w:r w:rsidRPr="00381DC0">
        <w:rPr>
          <w:rFonts w:asciiTheme="minorHAnsi" w:hAnsiTheme="minorHAnsi" w:cstheme="minorHAnsi"/>
        </w:rPr>
        <w:t>Deletion of keys occurs where the key is stored, unless physical keying material was used.  Then the physical material must also be destroyed.</w:t>
      </w:r>
    </w:p>
    <w:p w14:paraId="6759315C" w14:textId="24A8EE38" w:rsidR="00F8159A" w:rsidRPr="009858FC" w:rsidRDefault="22F7DB95" w:rsidP="009858FC">
      <w:pPr>
        <w:pStyle w:val="Heading3"/>
        <w:keepNext w:val="0"/>
        <w:keepLines w:val="0"/>
        <w:spacing w:after="120"/>
        <w:rPr>
          <w:rFonts w:ascii="Times New Roman" w:eastAsia="Times New Roman" w:hAnsi="Times New Roman" w:cs="Times New Roman"/>
          <w:color w:val="auto"/>
        </w:rPr>
      </w:pPr>
      <w:r w:rsidRPr="009858FC">
        <w:t>When the function is performed</w:t>
      </w:r>
    </w:p>
    <w:p w14:paraId="4ABCEAAD" w14:textId="4BD043D6" w:rsidR="7CBD09BD" w:rsidRPr="00381DC0" w:rsidRDefault="22F7DB95" w:rsidP="009858FC">
      <w:pPr>
        <w:spacing w:after="120"/>
        <w:rPr>
          <w:rFonts w:asciiTheme="minorHAnsi" w:hAnsiTheme="minorHAnsi" w:cstheme="minorHAnsi"/>
        </w:rPr>
      </w:pPr>
      <w:r w:rsidRPr="00381DC0">
        <w:rPr>
          <w:rFonts w:asciiTheme="minorHAnsi" w:hAnsiTheme="minorHAnsi" w:cstheme="minorHAnsi"/>
        </w:rPr>
        <w:t>Destruction of keys happens when there is no longer data encrypted by the key, or the data is no longer needed.</w:t>
      </w:r>
    </w:p>
    <w:p w14:paraId="63C79559" w14:textId="18EED879" w:rsidR="00F8159A" w:rsidRPr="009858FC" w:rsidRDefault="22F7DB95" w:rsidP="00102271">
      <w:pPr>
        <w:pStyle w:val="Heading3"/>
        <w:keepNext w:val="0"/>
        <w:keepLines w:val="0"/>
        <w:spacing w:after="120"/>
        <w:rPr>
          <w:rFonts w:ascii="Times New Roman" w:eastAsia="Times New Roman" w:hAnsi="Times New Roman" w:cs="Times New Roman"/>
          <w:color w:val="auto"/>
        </w:rPr>
      </w:pPr>
      <w:r w:rsidRPr="009858FC">
        <w:t>How the function is performed</w:t>
      </w:r>
    </w:p>
    <w:p w14:paraId="71DEE671" w14:textId="19FFD3E2" w:rsidR="7CBD09BD"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In AWS KMS, Customer managed keys can be deleted after a waiting period.  AWS managed keys can be </w:t>
      </w:r>
      <w:r w:rsidR="0009149B" w:rsidRPr="00381DC0">
        <w:rPr>
          <w:rFonts w:asciiTheme="minorHAnsi" w:hAnsiTheme="minorHAnsi" w:cstheme="minorHAnsi"/>
        </w:rPr>
        <w:t>disabled but</w:t>
      </w:r>
      <w:r w:rsidRPr="00381DC0">
        <w:rPr>
          <w:rFonts w:asciiTheme="minorHAnsi" w:hAnsiTheme="minorHAnsi" w:cstheme="minorHAnsi"/>
        </w:rPr>
        <w:t xml:space="preserve"> not deleted.  Refer to </w:t>
      </w:r>
      <w:hyperlink r:id="rId17">
        <w:r w:rsidRPr="00381DC0">
          <w:rPr>
            <w:rStyle w:val="Hyperlink"/>
            <w:rFonts w:asciiTheme="minorHAnsi" w:hAnsiTheme="minorHAnsi" w:cstheme="minorHAnsi"/>
          </w:rPr>
          <w:t>AWS documentation</w:t>
        </w:r>
      </w:hyperlink>
      <w:r w:rsidRPr="00381DC0">
        <w:rPr>
          <w:rFonts w:asciiTheme="minorHAnsi" w:hAnsiTheme="minorHAnsi" w:cstheme="minorHAnsi"/>
        </w:rPr>
        <w:t xml:space="preserve"> for additional details. </w:t>
      </w:r>
    </w:p>
    <w:p w14:paraId="793BC7E2" w14:textId="451DB9F6" w:rsidR="7CBD09BD" w:rsidRPr="00381DC0" w:rsidRDefault="22F7DB95" w:rsidP="22F7DB95">
      <w:pPr>
        <w:spacing w:after="120" w:line="259" w:lineRule="auto"/>
        <w:rPr>
          <w:rFonts w:asciiTheme="minorHAnsi" w:hAnsiTheme="minorHAnsi" w:cstheme="minorHAnsi"/>
        </w:rPr>
      </w:pPr>
      <w:r w:rsidRPr="00381DC0">
        <w:rPr>
          <w:rFonts w:asciiTheme="minorHAnsi" w:hAnsiTheme="minorHAnsi" w:cstheme="minorHAnsi"/>
        </w:rPr>
        <w:t xml:space="preserve">PKI certificates stored in ACM can be deleted once the certificate is no longer being used by any service.  Refer to </w:t>
      </w:r>
      <w:hyperlink r:id="rId18">
        <w:r w:rsidRPr="00381DC0">
          <w:rPr>
            <w:rStyle w:val="Hyperlink"/>
            <w:rFonts w:asciiTheme="minorHAnsi" w:hAnsiTheme="minorHAnsi" w:cstheme="minorHAnsi"/>
          </w:rPr>
          <w:t>AWS documentation</w:t>
        </w:r>
      </w:hyperlink>
      <w:r w:rsidRPr="00381DC0">
        <w:rPr>
          <w:rFonts w:asciiTheme="minorHAnsi" w:hAnsiTheme="minorHAnsi" w:cstheme="minorHAnsi"/>
        </w:rPr>
        <w:t xml:space="preserve"> for additional details.</w:t>
      </w:r>
    </w:p>
    <w:p w14:paraId="33B5F206" w14:textId="49654D53" w:rsidR="7CBD09BD" w:rsidRPr="00381DC0" w:rsidRDefault="22F7DB95" w:rsidP="22F7DB95">
      <w:pPr>
        <w:spacing w:after="120" w:line="259" w:lineRule="auto"/>
        <w:rPr>
          <w:rFonts w:asciiTheme="minorHAnsi" w:hAnsiTheme="minorHAnsi" w:cstheme="minorHAnsi"/>
          <w:b/>
          <w:bCs/>
        </w:rPr>
      </w:pPr>
      <w:r w:rsidRPr="00381DC0">
        <w:rPr>
          <w:rFonts w:asciiTheme="minorHAnsi" w:hAnsiTheme="minorHAnsi" w:cstheme="minorHAnsi"/>
          <w:b/>
          <w:bCs/>
        </w:rPr>
        <w:t>[Document how to destroy keys and certificates in the tool the system uses]</w:t>
      </w:r>
    </w:p>
    <w:p w14:paraId="7AB96BFE" w14:textId="6A128317" w:rsidR="00F8159A" w:rsidRPr="00102271" w:rsidRDefault="22F7DB95" w:rsidP="00102271">
      <w:pPr>
        <w:pStyle w:val="Heading2"/>
        <w:keepNext w:val="0"/>
        <w:keepLines w:val="0"/>
        <w:spacing w:after="120"/>
        <w:rPr>
          <w:rFonts w:ascii="Times New Roman" w:eastAsia="Times New Roman" w:hAnsi="Times New Roman" w:cs="Times New Roman"/>
          <w:b/>
          <w:bCs/>
          <w:color w:val="auto"/>
          <w:sz w:val="24"/>
          <w:szCs w:val="24"/>
        </w:rPr>
      </w:pPr>
      <w:r w:rsidRPr="00102271">
        <w:rPr>
          <w:b/>
          <w:bCs/>
        </w:rPr>
        <w:t>Archival and Recovery of Keys</w:t>
      </w:r>
    </w:p>
    <w:p w14:paraId="3670E85C" w14:textId="7DF3CB12" w:rsidR="00F8159A" w:rsidRPr="008828C9" w:rsidRDefault="22F7DB95" w:rsidP="22F7DB95">
      <w:pPr>
        <w:pStyle w:val="Heading3"/>
        <w:keepNext w:val="0"/>
        <w:keepLines w:val="0"/>
        <w:spacing w:after="120"/>
        <w:rPr>
          <w:rFonts w:ascii="Times New Roman" w:hAnsi="Times New Roman" w:cs="Times New Roman"/>
        </w:rPr>
      </w:pPr>
      <w:r w:rsidRPr="008828C9">
        <w:rPr>
          <w:rFonts w:ascii="Times New Roman" w:hAnsi="Times New Roman" w:cs="Times New Roman"/>
        </w:rPr>
        <w:t>What and Why</w:t>
      </w:r>
    </w:p>
    <w:p w14:paraId="715D99FD" w14:textId="7E86CD97" w:rsidR="00F8159A" w:rsidRPr="00381DC0" w:rsidRDefault="22F7DB95" w:rsidP="22F7DB95">
      <w:pPr>
        <w:spacing w:after="120"/>
        <w:rPr>
          <w:rFonts w:asciiTheme="minorHAnsi" w:hAnsiTheme="minorHAnsi" w:cstheme="minorHAnsi"/>
        </w:rPr>
      </w:pPr>
      <w:r w:rsidRPr="00381DC0">
        <w:rPr>
          <w:rFonts w:asciiTheme="minorHAnsi" w:hAnsiTheme="minorHAnsi" w:cstheme="minorHAnsi"/>
        </w:rPr>
        <w:t>Sometimes encrypted data is archived, and the keys are stored somewhere safe as well to prevent additional use of the keys.  The keys may need to be retrieved from archival if the data is needed in the future.</w:t>
      </w:r>
    </w:p>
    <w:p w14:paraId="248ED948" w14:textId="6831C2D9"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Who performs the function</w:t>
      </w:r>
    </w:p>
    <w:p w14:paraId="082CECC1" w14:textId="4C52D816"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Key archival and recovery is performed by </w:t>
      </w:r>
      <w:r w:rsidRPr="00381DC0">
        <w:rPr>
          <w:rFonts w:asciiTheme="minorHAnsi" w:hAnsiTheme="minorHAnsi" w:cstheme="minorHAnsi"/>
          <w:b/>
          <w:bCs/>
        </w:rPr>
        <w:t>[Role name]</w:t>
      </w:r>
      <w:r w:rsidRPr="00381DC0">
        <w:rPr>
          <w:rFonts w:asciiTheme="minorHAnsi" w:hAnsiTheme="minorHAnsi" w:cstheme="minorHAnsi"/>
        </w:rPr>
        <w:t xml:space="preserve">. They get this ability through the </w:t>
      </w:r>
      <w:r w:rsidRPr="00381DC0">
        <w:rPr>
          <w:rFonts w:asciiTheme="minorHAnsi" w:hAnsiTheme="minorHAnsi" w:cstheme="minorHAnsi"/>
          <w:b/>
          <w:bCs/>
        </w:rPr>
        <w:t>[Kion role, or another permissions manager role]</w:t>
      </w:r>
      <w:r w:rsidRPr="00381DC0">
        <w:rPr>
          <w:rFonts w:asciiTheme="minorHAnsi" w:hAnsiTheme="minorHAnsi" w:cstheme="minorHAnsi"/>
        </w:rPr>
        <w:t>.</w:t>
      </w:r>
    </w:p>
    <w:p w14:paraId="17325A0D" w14:textId="3814D075"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Where the function is performed</w:t>
      </w:r>
    </w:p>
    <w:p w14:paraId="1A823B44" w14:textId="0F90C65A"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Key archival and recovery is performed in the key management tool used by the system </w:t>
      </w:r>
      <w:r w:rsidRPr="00381DC0">
        <w:rPr>
          <w:rFonts w:asciiTheme="minorHAnsi" w:hAnsiTheme="minorHAnsi" w:cstheme="minorHAnsi"/>
          <w:b/>
          <w:bCs/>
        </w:rPr>
        <w:t>[Tool]</w:t>
      </w:r>
      <w:r w:rsidRPr="00381DC0">
        <w:rPr>
          <w:rFonts w:asciiTheme="minorHAnsi" w:hAnsiTheme="minorHAnsi" w:cstheme="minorHAnsi"/>
        </w:rPr>
        <w:t xml:space="preserve">.  </w:t>
      </w:r>
    </w:p>
    <w:p w14:paraId="55D4B66D" w14:textId="127F429A"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 xml:space="preserve">To archive a PKI certificate, store it in </w:t>
      </w:r>
      <w:r w:rsidRPr="00381DC0">
        <w:rPr>
          <w:rFonts w:asciiTheme="minorHAnsi" w:hAnsiTheme="minorHAnsi" w:cstheme="minorHAnsi"/>
          <w:b/>
          <w:bCs/>
        </w:rPr>
        <w:t>[Tool]</w:t>
      </w:r>
      <w:r w:rsidRPr="00381DC0">
        <w:rPr>
          <w:rFonts w:asciiTheme="minorHAnsi" w:hAnsiTheme="minorHAnsi" w:cstheme="minorHAnsi"/>
        </w:rPr>
        <w:t>.</w:t>
      </w:r>
    </w:p>
    <w:p w14:paraId="01B575B9" w14:textId="4A38120E" w:rsidR="00F8159A" w:rsidRPr="00102271" w:rsidRDefault="22F7DB95" w:rsidP="00102271">
      <w:pPr>
        <w:pStyle w:val="Heading3"/>
        <w:keepNext w:val="0"/>
        <w:keepLines w:val="0"/>
        <w:spacing w:after="120"/>
      </w:pPr>
      <w:r w:rsidRPr="00102271">
        <w:t>When the function is performed</w:t>
      </w:r>
    </w:p>
    <w:p w14:paraId="399574E3" w14:textId="4AFB8775" w:rsidR="7CBD09BD" w:rsidRPr="00381DC0" w:rsidRDefault="22F7DB95" w:rsidP="00102271">
      <w:pPr>
        <w:spacing w:after="120"/>
        <w:rPr>
          <w:rFonts w:asciiTheme="minorHAnsi" w:hAnsiTheme="minorHAnsi" w:cstheme="minorHAnsi"/>
        </w:rPr>
      </w:pPr>
      <w:r w:rsidRPr="00381DC0">
        <w:rPr>
          <w:rFonts w:asciiTheme="minorHAnsi" w:hAnsiTheme="minorHAnsi" w:cstheme="minorHAnsi"/>
        </w:rPr>
        <w:t>Archival is done when the data is not needed for a long period of time.  Recovery is done when the data is needed again.</w:t>
      </w:r>
    </w:p>
    <w:p w14:paraId="2971FB3F" w14:textId="79B1D82C" w:rsidR="00F8159A" w:rsidRPr="00102271" w:rsidRDefault="22F7DB95" w:rsidP="00102271">
      <w:pPr>
        <w:pStyle w:val="Heading3"/>
        <w:keepNext w:val="0"/>
        <w:keepLines w:val="0"/>
        <w:spacing w:after="120"/>
        <w:rPr>
          <w:rFonts w:ascii="Times New Roman" w:eastAsia="Times New Roman" w:hAnsi="Times New Roman" w:cs="Times New Roman"/>
          <w:color w:val="auto"/>
        </w:rPr>
      </w:pPr>
      <w:r w:rsidRPr="00102271">
        <w:t>How the function is performed</w:t>
      </w:r>
    </w:p>
    <w:p w14:paraId="541F6038" w14:textId="58BFE094"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t xml:space="preserve">Key archival in </w:t>
      </w:r>
      <w:hyperlink r:id="rId19">
        <w:r w:rsidRPr="00381DC0">
          <w:rPr>
            <w:rStyle w:val="Hyperlink"/>
            <w:rFonts w:asciiTheme="minorHAnsi" w:hAnsiTheme="minorHAnsi" w:cstheme="minorHAnsi"/>
          </w:rPr>
          <w:t>AWS KMS is done by “disabling” the key</w:t>
        </w:r>
      </w:hyperlink>
      <w:r w:rsidRPr="00381DC0">
        <w:rPr>
          <w:rFonts w:asciiTheme="minorHAnsi" w:hAnsiTheme="minorHAnsi" w:cstheme="minorHAnsi"/>
        </w:rPr>
        <w:t>, and recovery is done by “enabling” the key.  While “disabled”, the key cannot be used for encryption or decryption.</w:t>
      </w:r>
    </w:p>
    <w:p w14:paraId="71385F36" w14:textId="5DB11BCE" w:rsidR="7CBD09BD" w:rsidRPr="00381DC0" w:rsidRDefault="22F7DB95" w:rsidP="22F7DB95">
      <w:pPr>
        <w:spacing w:after="120"/>
        <w:rPr>
          <w:rFonts w:asciiTheme="minorHAnsi" w:hAnsiTheme="minorHAnsi" w:cstheme="minorHAnsi"/>
        </w:rPr>
      </w:pPr>
      <w:r w:rsidRPr="00381DC0">
        <w:rPr>
          <w:rFonts w:asciiTheme="minorHAnsi" w:hAnsiTheme="minorHAnsi" w:cstheme="minorHAnsi"/>
        </w:rPr>
        <w:lastRenderedPageBreak/>
        <w:t>To archive a PKI certificate pair, identify a long-term storage location and document how the keys are stored.</w:t>
      </w:r>
    </w:p>
    <w:p w14:paraId="6EFAB043" w14:textId="54225146" w:rsidR="7CBD09BD" w:rsidRPr="00381DC0" w:rsidRDefault="22F7DB95" w:rsidP="22F7DB95">
      <w:pPr>
        <w:spacing w:after="120" w:line="259" w:lineRule="auto"/>
        <w:rPr>
          <w:rFonts w:asciiTheme="minorHAnsi" w:hAnsiTheme="minorHAnsi" w:cstheme="minorHAnsi"/>
          <w:b/>
          <w:bCs/>
        </w:rPr>
      </w:pPr>
      <w:r w:rsidRPr="00381DC0">
        <w:rPr>
          <w:rFonts w:asciiTheme="minorHAnsi" w:hAnsiTheme="minorHAnsi" w:cstheme="minorHAnsi"/>
          <w:b/>
          <w:bCs/>
        </w:rPr>
        <w:t>[Document how to archive and recover keys and certificates in the tool the system uses]</w:t>
      </w:r>
    </w:p>
    <w:p w14:paraId="368C8AB9" w14:textId="7E236FEB" w:rsidR="00F8159A" w:rsidRPr="00102271" w:rsidRDefault="22F7DB95" w:rsidP="00102271">
      <w:pPr>
        <w:pStyle w:val="Heading2"/>
        <w:keepNext w:val="0"/>
        <w:keepLines w:val="0"/>
        <w:spacing w:after="120" w:line="259" w:lineRule="auto"/>
        <w:rPr>
          <w:rFonts w:ascii="Times New Roman" w:eastAsia="Times New Roman" w:hAnsi="Times New Roman" w:cs="Times New Roman"/>
          <w:b/>
          <w:bCs/>
          <w:color w:val="auto"/>
          <w:sz w:val="24"/>
          <w:szCs w:val="24"/>
        </w:rPr>
      </w:pPr>
      <w:r w:rsidRPr="00102271">
        <w:rPr>
          <w:b/>
          <w:bCs/>
        </w:rPr>
        <w:t>Compromise Recovery Plan</w:t>
      </w:r>
    </w:p>
    <w:p w14:paraId="2DFCBDC0" w14:textId="6B8D86A5" w:rsidR="22F7DB95" w:rsidRPr="00381DC0" w:rsidRDefault="22F7DB95" w:rsidP="00A73C86">
      <w:pPr>
        <w:spacing w:after="120" w:line="259" w:lineRule="auto"/>
        <w:rPr>
          <w:rFonts w:asciiTheme="minorHAnsi" w:hAnsiTheme="minorHAnsi" w:cstheme="minorHAnsi"/>
        </w:rPr>
      </w:pPr>
      <w:r w:rsidRPr="00381DC0">
        <w:rPr>
          <w:rFonts w:asciiTheme="minorHAnsi" w:hAnsiTheme="minorHAnsi" w:cstheme="minorHAnsi"/>
        </w:rPr>
        <w:t>The team follows the existing general incident response plans and procedures for connecting with the CCIC in the event of a key compromise.  The team also establishes these additional steps specific to key compromise:</w:t>
      </w:r>
      <w:r w:rsidR="00E33EA8" w:rsidRPr="00381DC0">
        <w:rPr>
          <w:rFonts w:asciiTheme="minorHAnsi" w:hAnsiTheme="minorHAnsi" w:cstheme="minorHAnsi"/>
        </w:rPr>
        <w:t xml:space="preserve"> </w:t>
      </w:r>
      <w:ins w:id="10" w:author="Schweinsberg, Elizabeth (CMS/OIT)" w:date="2025-06-18T08:18:00Z" w16du:dateUtc="2025-06-18T15:18:00Z">
        <w:r w:rsidR="00757003" w:rsidRPr="00757003">
          <w:rPr>
            <w:rFonts w:asciiTheme="minorHAnsi" w:hAnsiTheme="minorHAnsi" w:cstheme="minorHAnsi"/>
            <w:b/>
            <w:bCs/>
            <w:rPrChange w:id="11" w:author="Schweinsberg, Elizabeth (CMS/OIT)" w:date="2025-06-18T08:19:00Z" w16du:dateUtc="2025-06-18T15:19:00Z">
              <w:rPr>
                <w:rFonts w:asciiTheme="minorHAnsi" w:hAnsiTheme="minorHAnsi" w:cstheme="minorHAnsi"/>
              </w:rPr>
            </w:rPrChange>
          </w:rPr>
          <w:t xml:space="preserve">[Insert any steps </w:t>
        </w:r>
      </w:ins>
      <w:ins w:id="12" w:author="Schweinsberg, Elizabeth (CMS/OIT)" w:date="2025-06-18T08:19:00Z" w16du:dateUtc="2025-06-18T15:19:00Z">
        <w:r w:rsidR="00757003" w:rsidRPr="00757003">
          <w:rPr>
            <w:rFonts w:asciiTheme="minorHAnsi" w:hAnsiTheme="minorHAnsi" w:cstheme="minorHAnsi"/>
            <w:b/>
            <w:bCs/>
            <w:rPrChange w:id="13" w:author="Schweinsberg, Elizabeth (CMS/OIT)" w:date="2025-06-18T08:19:00Z" w16du:dateUtc="2025-06-18T15:19:00Z">
              <w:rPr>
                <w:rFonts w:asciiTheme="minorHAnsi" w:hAnsiTheme="minorHAnsi" w:cstheme="minorHAnsi"/>
              </w:rPr>
            </w:rPrChange>
          </w:rPr>
          <w:t>specific to responding to a key compromise]</w:t>
        </w:r>
      </w:ins>
    </w:p>
    <w:sectPr w:rsidR="22F7DB95" w:rsidRPr="00381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5FA2"/>
    <w:multiLevelType w:val="hybridMultilevel"/>
    <w:tmpl w:val="365EFE5A"/>
    <w:lvl w:ilvl="0" w:tplc="656A07A2">
      <w:start w:val="1"/>
      <w:numFmt w:val="bullet"/>
      <w:lvlText w:val=""/>
      <w:lvlJc w:val="left"/>
      <w:pPr>
        <w:ind w:left="720" w:hanging="360"/>
      </w:pPr>
      <w:rPr>
        <w:rFonts w:ascii="Symbol" w:hAnsi="Symbol" w:hint="default"/>
      </w:rPr>
    </w:lvl>
    <w:lvl w:ilvl="1" w:tplc="2ADC8EC4">
      <w:start w:val="1"/>
      <w:numFmt w:val="bullet"/>
      <w:lvlText w:val="o"/>
      <w:lvlJc w:val="left"/>
      <w:pPr>
        <w:ind w:left="1440" w:hanging="360"/>
      </w:pPr>
      <w:rPr>
        <w:rFonts w:ascii="Courier New" w:hAnsi="Courier New" w:hint="default"/>
      </w:rPr>
    </w:lvl>
    <w:lvl w:ilvl="2" w:tplc="7BCA7804">
      <w:start w:val="1"/>
      <w:numFmt w:val="bullet"/>
      <w:lvlText w:val=""/>
      <w:lvlJc w:val="left"/>
      <w:pPr>
        <w:ind w:left="2160" w:hanging="360"/>
      </w:pPr>
      <w:rPr>
        <w:rFonts w:ascii="Wingdings" w:hAnsi="Wingdings" w:hint="default"/>
      </w:rPr>
    </w:lvl>
    <w:lvl w:ilvl="3" w:tplc="CA827B9A">
      <w:start w:val="1"/>
      <w:numFmt w:val="bullet"/>
      <w:lvlText w:val=""/>
      <w:lvlJc w:val="left"/>
      <w:pPr>
        <w:ind w:left="2880" w:hanging="360"/>
      </w:pPr>
      <w:rPr>
        <w:rFonts w:ascii="Symbol" w:hAnsi="Symbol" w:hint="default"/>
      </w:rPr>
    </w:lvl>
    <w:lvl w:ilvl="4" w:tplc="53FC7D4A">
      <w:start w:val="1"/>
      <w:numFmt w:val="bullet"/>
      <w:lvlText w:val="o"/>
      <w:lvlJc w:val="left"/>
      <w:pPr>
        <w:ind w:left="3600" w:hanging="360"/>
      </w:pPr>
      <w:rPr>
        <w:rFonts w:ascii="Courier New" w:hAnsi="Courier New" w:hint="default"/>
      </w:rPr>
    </w:lvl>
    <w:lvl w:ilvl="5" w:tplc="07F211CC">
      <w:start w:val="1"/>
      <w:numFmt w:val="bullet"/>
      <w:lvlText w:val=""/>
      <w:lvlJc w:val="left"/>
      <w:pPr>
        <w:ind w:left="4320" w:hanging="360"/>
      </w:pPr>
      <w:rPr>
        <w:rFonts w:ascii="Wingdings" w:hAnsi="Wingdings" w:hint="default"/>
      </w:rPr>
    </w:lvl>
    <w:lvl w:ilvl="6" w:tplc="31502904">
      <w:start w:val="1"/>
      <w:numFmt w:val="bullet"/>
      <w:lvlText w:val=""/>
      <w:lvlJc w:val="left"/>
      <w:pPr>
        <w:ind w:left="5040" w:hanging="360"/>
      </w:pPr>
      <w:rPr>
        <w:rFonts w:ascii="Symbol" w:hAnsi="Symbol" w:hint="default"/>
      </w:rPr>
    </w:lvl>
    <w:lvl w:ilvl="7" w:tplc="C6B83B40">
      <w:start w:val="1"/>
      <w:numFmt w:val="bullet"/>
      <w:lvlText w:val="o"/>
      <w:lvlJc w:val="left"/>
      <w:pPr>
        <w:ind w:left="5760" w:hanging="360"/>
      </w:pPr>
      <w:rPr>
        <w:rFonts w:ascii="Courier New" w:hAnsi="Courier New" w:hint="default"/>
      </w:rPr>
    </w:lvl>
    <w:lvl w:ilvl="8" w:tplc="8E9EEEFC">
      <w:start w:val="1"/>
      <w:numFmt w:val="bullet"/>
      <w:lvlText w:val=""/>
      <w:lvlJc w:val="left"/>
      <w:pPr>
        <w:ind w:left="6480" w:hanging="360"/>
      </w:pPr>
      <w:rPr>
        <w:rFonts w:ascii="Wingdings" w:hAnsi="Wingdings" w:hint="default"/>
      </w:rPr>
    </w:lvl>
  </w:abstractNum>
  <w:abstractNum w:abstractNumId="1" w15:restartNumberingAfterBreak="0">
    <w:nsid w:val="19131AAB"/>
    <w:multiLevelType w:val="multilevel"/>
    <w:tmpl w:val="8358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1FE93"/>
    <w:multiLevelType w:val="hybridMultilevel"/>
    <w:tmpl w:val="D2627382"/>
    <w:lvl w:ilvl="0" w:tplc="A50408FE">
      <w:start w:val="1"/>
      <w:numFmt w:val="bullet"/>
      <w:lvlText w:val=""/>
      <w:lvlJc w:val="left"/>
      <w:pPr>
        <w:ind w:left="720" w:hanging="360"/>
      </w:pPr>
      <w:rPr>
        <w:rFonts w:ascii="Symbol" w:hAnsi="Symbol" w:hint="default"/>
      </w:rPr>
    </w:lvl>
    <w:lvl w:ilvl="1" w:tplc="3B0A69BA">
      <w:start w:val="1"/>
      <w:numFmt w:val="bullet"/>
      <w:lvlText w:val="o"/>
      <w:lvlJc w:val="left"/>
      <w:pPr>
        <w:ind w:left="1440" w:hanging="360"/>
      </w:pPr>
      <w:rPr>
        <w:rFonts w:ascii="Courier New" w:hAnsi="Courier New" w:hint="default"/>
      </w:rPr>
    </w:lvl>
    <w:lvl w:ilvl="2" w:tplc="7BAE2916">
      <w:start w:val="1"/>
      <w:numFmt w:val="bullet"/>
      <w:lvlText w:val=""/>
      <w:lvlJc w:val="left"/>
      <w:pPr>
        <w:ind w:left="2160" w:hanging="360"/>
      </w:pPr>
      <w:rPr>
        <w:rFonts w:ascii="Wingdings" w:hAnsi="Wingdings" w:hint="default"/>
      </w:rPr>
    </w:lvl>
    <w:lvl w:ilvl="3" w:tplc="AAE0E57A">
      <w:start w:val="1"/>
      <w:numFmt w:val="bullet"/>
      <w:lvlText w:val=""/>
      <w:lvlJc w:val="left"/>
      <w:pPr>
        <w:ind w:left="2880" w:hanging="360"/>
      </w:pPr>
      <w:rPr>
        <w:rFonts w:ascii="Symbol" w:hAnsi="Symbol" w:hint="default"/>
      </w:rPr>
    </w:lvl>
    <w:lvl w:ilvl="4" w:tplc="F6FA9F28">
      <w:start w:val="1"/>
      <w:numFmt w:val="bullet"/>
      <w:lvlText w:val="o"/>
      <w:lvlJc w:val="left"/>
      <w:pPr>
        <w:ind w:left="3600" w:hanging="360"/>
      </w:pPr>
      <w:rPr>
        <w:rFonts w:ascii="Courier New" w:hAnsi="Courier New" w:hint="default"/>
      </w:rPr>
    </w:lvl>
    <w:lvl w:ilvl="5" w:tplc="321A59B2">
      <w:start w:val="1"/>
      <w:numFmt w:val="bullet"/>
      <w:lvlText w:val=""/>
      <w:lvlJc w:val="left"/>
      <w:pPr>
        <w:ind w:left="4320" w:hanging="360"/>
      </w:pPr>
      <w:rPr>
        <w:rFonts w:ascii="Wingdings" w:hAnsi="Wingdings" w:hint="default"/>
      </w:rPr>
    </w:lvl>
    <w:lvl w:ilvl="6" w:tplc="9C4EE972">
      <w:start w:val="1"/>
      <w:numFmt w:val="bullet"/>
      <w:lvlText w:val=""/>
      <w:lvlJc w:val="left"/>
      <w:pPr>
        <w:ind w:left="5040" w:hanging="360"/>
      </w:pPr>
      <w:rPr>
        <w:rFonts w:ascii="Symbol" w:hAnsi="Symbol" w:hint="default"/>
      </w:rPr>
    </w:lvl>
    <w:lvl w:ilvl="7" w:tplc="42BCBAA2">
      <w:start w:val="1"/>
      <w:numFmt w:val="bullet"/>
      <w:lvlText w:val="o"/>
      <w:lvlJc w:val="left"/>
      <w:pPr>
        <w:ind w:left="5760" w:hanging="360"/>
      </w:pPr>
      <w:rPr>
        <w:rFonts w:ascii="Courier New" w:hAnsi="Courier New" w:hint="default"/>
      </w:rPr>
    </w:lvl>
    <w:lvl w:ilvl="8" w:tplc="64C2FAB6">
      <w:start w:val="1"/>
      <w:numFmt w:val="bullet"/>
      <w:lvlText w:val=""/>
      <w:lvlJc w:val="left"/>
      <w:pPr>
        <w:ind w:left="6480" w:hanging="360"/>
      </w:pPr>
      <w:rPr>
        <w:rFonts w:ascii="Wingdings" w:hAnsi="Wingdings" w:hint="default"/>
      </w:rPr>
    </w:lvl>
  </w:abstractNum>
  <w:abstractNum w:abstractNumId="3" w15:restartNumberingAfterBreak="0">
    <w:nsid w:val="1A843D15"/>
    <w:multiLevelType w:val="hybridMultilevel"/>
    <w:tmpl w:val="7D662634"/>
    <w:lvl w:ilvl="0" w:tplc="F18E9908">
      <w:start w:val="1"/>
      <w:numFmt w:val="bullet"/>
      <w:lvlText w:val=""/>
      <w:lvlJc w:val="left"/>
      <w:pPr>
        <w:ind w:left="720" w:hanging="360"/>
      </w:pPr>
      <w:rPr>
        <w:rFonts w:ascii="Symbol" w:hAnsi="Symbol" w:hint="default"/>
      </w:rPr>
    </w:lvl>
    <w:lvl w:ilvl="1" w:tplc="2C9CBD56">
      <w:start w:val="1"/>
      <w:numFmt w:val="bullet"/>
      <w:lvlText w:val="o"/>
      <w:lvlJc w:val="left"/>
      <w:pPr>
        <w:ind w:left="1440" w:hanging="360"/>
      </w:pPr>
      <w:rPr>
        <w:rFonts w:ascii="Courier New" w:hAnsi="Courier New" w:hint="default"/>
      </w:rPr>
    </w:lvl>
    <w:lvl w:ilvl="2" w:tplc="030AE482">
      <w:start w:val="1"/>
      <w:numFmt w:val="bullet"/>
      <w:lvlText w:val=""/>
      <w:lvlJc w:val="left"/>
      <w:pPr>
        <w:ind w:left="2160" w:hanging="360"/>
      </w:pPr>
      <w:rPr>
        <w:rFonts w:ascii="Wingdings" w:hAnsi="Wingdings" w:hint="default"/>
      </w:rPr>
    </w:lvl>
    <w:lvl w:ilvl="3" w:tplc="00E6E784">
      <w:start w:val="1"/>
      <w:numFmt w:val="bullet"/>
      <w:lvlText w:val=""/>
      <w:lvlJc w:val="left"/>
      <w:pPr>
        <w:ind w:left="2880" w:hanging="360"/>
      </w:pPr>
      <w:rPr>
        <w:rFonts w:ascii="Symbol" w:hAnsi="Symbol" w:hint="default"/>
      </w:rPr>
    </w:lvl>
    <w:lvl w:ilvl="4" w:tplc="5F0CD130">
      <w:start w:val="1"/>
      <w:numFmt w:val="bullet"/>
      <w:lvlText w:val="o"/>
      <w:lvlJc w:val="left"/>
      <w:pPr>
        <w:ind w:left="3600" w:hanging="360"/>
      </w:pPr>
      <w:rPr>
        <w:rFonts w:ascii="Courier New" w:hAnsi="Courier New" w:hint="default"/>
      </w:rPr>
    </w:lvl>
    <w:lvl w:ilvl="5" w:tplc="D0FA88F0">
      <w:start w:val="1"/>
      <w:numFmt w:val="bullet"/>
      <w:lvlText w:val=""/>
      <w:lvlJc w:val="left"/>
      <w:pPr>
        <w:ind w:left="4320" w:hanging="360"/>
      </w:pPr>
      <w:rPr>
        <w:rFonts w:ascii="Wingdings" w:hAnsi="Wingdings" w:hint="default"/>
      </w:rPr>
    </w:lvl>
    <w:lvl w:ilvl="6" w:tplc="EB8AC892">
      <w:start w:val="1"/>
      <w:numFmt w:val="bullet"/>
      <w:lvlText w:val=""/>
      <w:lvlJc w:val="left"/>
      <w:pPr>
        <w:ind w:left="5040" w:hanging="360"/>
      </w:pPr>
      <w:rPr>
        <w:rFonts w:ascii="Symbol" w:hAnsi="Symbol" w:hint="default"/>
      </w:rPr>
    </w:lvl>
    <w:lvl w:ilvl="7" w:tplc="1F0A2A1E">
      <w:start w:val="1"/>
      <w:numFmt w:val="bullet"/>
      <w:lvlText w:val="o"/>
      <w:lvlJc w:val="left"/>
      <w:pPr>
        <w:ind w:left="5760" w:hanging="360"/>
      </w:pPr>
      <w:rPr>
        <w:rFonts w:ascii="Courier New" w:hAnsi="Courier New" w:hint="default"/>
      </w:rPr>
    </w:lvl>
    <w:lvl w:ilvl="8" w:tplc="4FF2511E">
      <w:start w:val="1"/>
      <w:numFmt w:val="bullet"/>
      <w:lvlText w:val=""/>
      <w:lvlJc w:val="left"/>
      <w:pPr>
        <w:ind w:left="6480" w:hanging="360"/>
      </w:pPr>
      <w:rPr>
        <w:rFonts w:ascii="Wingdings" w:hAnsi="Wingdings" w:hint="default"/>
      </w:rPr>
    </w:lvl>
  </w:abstractNum>
  <w:abstractNum w:abstractNumId="4" w15:restartNumberingAfterBreak="0">
    <w:nsid w:val="1B80D2C3"/>
    <w:multiLevelType w:val="hybridMultilevel"/>
    <w:tmpl w:val="C1626AEA"/>
    <w:lvl w:ilvl="0" w:tplc="23829A66">
      <w:start w:val="1"/>
      <w:numFmt w:val="bullet"/>
      <w:lvlText w:val=""/>
      <w:lvlJc w:val="left"/>
      <w:pPr>
        <w:ind w:left="720" w:hanging="360"/>
      </w:pPr>
      <w:rPr>
        <w:rFonts w:ascii="Symbol" w:hAnsi="Symbol" w:hint="default"/>
      </w:rPr>
    </w:lvl>
    <w:lvl w:ilvl="1" w:tplc="D0A27B1E">
      <w:start w:val="1"/>
      <w:numFmt w:val="bullet"/>
      <w:lvlText w:val="o"/>
      <w:lvlJc w:val="left"/>
      <w:pPr>
        <w:ind w:left="1440" w:hanging="360"/>
      </w:pPr>
      <w:rPr>
        <w:rFonts w:ascii="Courier New" w:hAnsi="Courier New" w:hint="default"/>
      </w:rPr>
    </w:lvl>
    <w:lvl w:ilvl="2" w:tplc="9D38D86E">
      <w:start w:val="1"/>
      <w:numFmt w:val="bullet"/>
      <w:lvlText w:val=""/>
      <w:lvlJc w:val="left"/>
      <w:pPr>
        <w:ind w:left="2160" w:hanging="360"/>
      </w:pPr>
      <w:rPr>
        <w:rFonts w:ascii="Wingdings" w:hAnsi="Wingdings" w:hint="default"/>
      </w:rPr>
    </w:lvl>
    <w:lvl w:ilvl="3" w:tplc="7556C7EE">
      <w:start w:val="1"/>
      <w:numFmt w:val="bullet"/>
      <w:lvlText w:val=""/>
      <w:lvlJc w:val="left"/>
      <w:pPr>
        <w:ind w:left="2880" w:hanging="360"/>
      </w:pPr>
      <w:rPr>
        <w:rFonts w:ascii="Symbol" w:hAnsi="Symbol" w:hint="default"/>
      </w:rPr>
    </w:lvl>
    <w:lvl w:ilvl="4" w:tplc="81B0E58C">
      <w:start w:val="1"/>
      <w:numFmt w:val="bullet"/>
      <w:lvlText w:val="o"/>
      <w:lvlJc w:val="left"/>
      <w:pPr>
        <w:ind w:left="3600" w:hanging="360"/>
      </w:pPr>
      <w:rPr>
        <w:rFonts w:ascii="Courier New" w:hAnsi="Courier New" w:hint="default"/>
      </w:rPr>
    </w:lvl>
    <w:lvl w:ilvl="5" w:tplc="C4E2A61C">
      <w:start w:val="1"/>
      <w:numFmt w:val="bullet"/>
      <w:lvlText w:val=""/>
      <w:lvlJc w:val="left"/>
      <w:pPr>
        <w:ind w:left="4320" w:hanging="360"/>
      </w:pPr>
      <w:rPr>
        <w:rFonts w:ascii="Wingdings" w:hAnsi="Wingdings" w:hint="default"/>
      </w:rPr>
    </w:lvl>
    <w:lvl w:ilvl="6" w:tplc="1BBE9A3E">
      <w:start w:val="1"/>
      <w:numFmt w:val="bullet"/>
      <w:lvlText w:val=""/>
      <w:lvlJc w:val="left"/>
      <w:pPr>
        <w:ind w:left="5040" w:hanging="360"/>
      </w:pPr>
      <w:rPr>
        <w:rFonts w:ascii="Symbol" w:hAnsi="Symbol" w:hint="default"/>
      </w:rPr>
    </w:lvl>
    <w:lvl w:ilvl="7" w:tplc="B5FC2CFC">
      <w:start w:val="1"/>
      <w:numFmt w:val="bullet"/>
      <w:lvlText w:val="o"/>
      <w:lvlJc w:val="left"/>
      <w:pPr>
        <w:ind w:left="5760" w:hanging="360"/>
      </w:pPr>
      <w:rPr>
        <w:rFonts w:ascii="Courier New" w:hAnsi="Courier New" w:hint="default"/>
      </w:rPr>
    </w:lvl>
    <w:lvl w:ilvl="8" w:tplc="131EE95C">
      <w:start w:val="1"/>
      <w:numFmt w:val="bullet"/>
      <w:lvlText w:val=""/>
      <w:lvlJc w:val="left"/>
      <w:pPr>
        <w:ind w:left="6480" w:hanging="360"/>
      </w:pPr>
      <w:rPr>
        <w:rFonts w:ascii="Wingdings" w:hAnsi="Wingdings" w:hint="default"/>
      </w:rPr>
    </w:lvl>
  </w:abstractNum>
  <w:abstractNum w:abstractNumId="5" w15:restartNumberingAfterBreak="0">
    <w:nsid w:val="210753DF"/>
    <w:multiLevelType w:val="multilevel"/>
    <w:tmpl w:val="BE3238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BB9E43"/>
    <w:multiLevelType w:val="hybridMultilevel"/>
    <w:tmpl w:val="E0F6F942"/>
    <w:lvl w:ilvl="0" w:tplc="02EC8476">
      <w:start w:val="1"/>
      <w:numFmt w:val="bullet"/>
      <w:lvlText w:val=""/>
      <w:lvlJc w:val="left"/>
      <w:pPr>
        <w:ind w:left="720" w:hanging="360"/>
      </w:pPr>
      <w:rPr>
        <w:rFonts w:ascii="Symbol" w:hAnsi="Symbol" w:hint="default"/>
      </w:rPr>
    </w:lvl>
    <w:lvl w:ilvl="1" w:tplc="18503A12">
      <w:start w:val="1"/>
      <w:numFmt w:val="bullet"/>
      <w:lvlText w:val="o"/>
      <w:lvlJc w:val="left"/>
      <w:pPr>
        <w:ind w:left="1440" w:hanging="360"/>
      </w:pPr>
      <w:rPr>
        <w:rFonts w:ascii="Courier New" w:hAnsi="Courier New" w:hint="default"/>
      </w:rPr>
    </w:lvl>
    <w:lvl w:ilvl="2" w:tplc="51E89EC6">
      <w:start w:val="1"/>
      <w:numFmt w:val="bullet"/>
      <w:lvlText w:val=""/>
      <w:lvlJc w:val="left"/>
      <w:pPr>
        <w:ind w:left="2160" w:hanging="360"/>
      </w:pPr>
      <w:rPr>
        <w:rFonts w:ascii="Wingdings" w:hAnsi="Wingdings" w:hint="default"/>
      </w:rPr>
    </w:lvl>
    <w:lvl w:ilvl="3" w:tplc="817E5F62">
      <w:start w:val="1"/>
      <w:numFmt w:val="bullet"/>
      <w:lvlText w:val=""/>
      <w:lvlJc w:val="left"/>
      <w:pPr>
        <w:ind w:left="2880" w:hanging="360"/>
      </w:pPr>
      <w:rPr>
        <w:rFonts w:ascii="Symbol" w:hAnsi="Symbol" w:hint="default"/>
      </w:rPr>
    </w:lvl>
    <w:lvl w:ilvl="4" w:tplc="B70CEF18">
      <w:start w:val="1"/>
      <w:numFmt w:val="bullet"/>
      <w:lvlText w:val="o"/>
      <w:lvlJc w:val="left"/>
      <w:pPr>
        <w:ind w:left="3600" w:hanging="360"/>
      </w:pPr>
      <w:rPr>
        <w:rFonts w:ascii="Courier New" w:hAnsi="Courier New" w:hint="default"/>
      </w:rPr>
    </w:lvl>
    <w:lvl w:ilvl="5" w:tplc="F07E9D80">
      <w:start w:val="1"/>
      <w:numFmt w:val="bullet"/>
      <w:lvlText w:val=""/>
      <w:lvlJc w:val="left"/>
      <w:pPr>
        <w:ind w:left="4320" w:hanging="360"/>
      </w:pPr>
      <w:rPr>
        <w:rFonts w:ascii="Wingdings" w:hAnsi="Wingdings" w:hint="default"/>
      </w:rPr>
    </w:lvl>
    <w:lvl w:ilvl="6" w:tplc="B3B84CC4">
      <w:start w:val="1"/>
      <w:numFmt w:val="bullet"/>
      <w:lvlText w:val=""/>
      <w:lvlJc w:val="left"/>
      <w:pPr>
        <w:ind w:left="5040" w:hanging="360"/>
      </w:pPr>
      <w:rPr>
        <w:rFonts w:ascii="Symbol" w:hAnsi="Symbol" w:hint="default"/>
      </w:rPr>
    </w:lvl>
    <w:lvl w:ilvl="7" w:tplc="7DC8FABC">
      <w:start w:val="1"/>
      <w:numFmt w:val="bullet"/>
      <w:lvlText w:val="o"/>
      <w:lvlJc w:val="left"/>
      <w:pPr>
        <w:ind w:left="5760" w:hanging="360"/>
      </w:pPr>
      <w:rPr>
        <w:rFonts w:ascii="Courier New" w:hAnsi="Courier New" w:hint="default"/>
      </w:rPr>
    </w:lvl>
    <w:lvl w:ilvl="8" w:tplc="9D5A07EA">
      <w:start w:val="1"/>
      <w:numFmt w:val="bullet"/>
      <w:lvlText w:val=""/>
      <w:lvlJc w:val="left"/>
      <w:pPr>
        <w:ind w:left="6480" w:hanging="360"/>
      </w:pPr>
      <w:rPr>
        <w:rFonts w:ascii="Wingdings" w:hAnsi="Wingdings" w:hint="default"/>
      </w:rPr>
    </w:lvl>
  </w:abstractNum>
  <w:abstractNum w:abstractNumId="7" w15:restartNumberingAfterBreak="0">
    <w:nsid w:val="22D472FA"/>
    <w:multiLevelType w:val="hybridMultilevel"/>
    <w:tmpl w:val="C4382C2C"/>
    <w:lvl w:ilvl="0" w:tplc="211C93A0">
      <w:start w:val="1"/>
      <w:numFmt w:val="bullet"/>
      <w:lvlText w:val=""/>
      <w:lvlJc w:val="left"/>
      <w:pPr>
        <w:ind w:left="720" w:hanging="360"/>
      </w:pPr>
      <w:rPr>
        <w:rFonts w:ascii="Symbol" w:hAnsi="Symbol" w:hint="default"/>
      </w:rPr>
    </w:lvl>
    <w:lvl w:ilvl="1" w:tplc="EA5214AC">
      <w:start w:val="1"/>
      <w:numFmt w:val="bullet"/>
      <w:lvlText w:val="o"/>
      <w:lvlJc w:val="left"/>
      <w:pPr>
        <w:ind w:left="1440" w:hanging="360"/>
      </w:pPr>
      <w:rPr>
        <w:rFonts w:ascii="Courier New" w:hAnsi="Courier New" w:hint="default"/>
      </w:rPr>
    </w:lvl>
    <w:lvl w:ilvl="2" w:tplc="7A1A9938">
      <w:start w:val="1"/>
      <w:numFmt w:val="bullet"/>
      <w:lvlText w:val=""/>
      <w:lvlJc w:val="left"/>
      <w:pPr>
        <w:ind w:left="2160" w:hanging="360"/>
      </w:pPr>
      <w:rPr>
        <w:rFonts w:ascii="Wingdings" w:hAnsi="Wingdings" w:hint="default"/>
      </w:rPr>
    </w:lvl>
    <w:lvl w:ilvl="3" w:tplc="5DB2DC5E">
      <w:start w:val="1"/>
      <w:numFmt w:val="bullet"/>
      <w:lvlText w:val=""/>
      <w:lvlJc w:val="left"/>
      <w:pPr>
        <w:ind w:left="2880" w:hanging="360"/>
      </w:pPr>
      <w:rPr>
        <w:rFonts w:ascii="Symbol" w:hAnsi="Symbol" w:hint="default"/>
      </w:rPr>
    </w:lvl>
    <w:lvl w:ilvl="4" w:tplc="8EB8C87C">
      <w:start w:val="1"/>
      <w:numFmt w:val="bullet"/>
      <w:lvlText w:val="o"/>
      <w:lvlJc w:val="left"/>
      <w:pPr>
        <w:ind w:left="3600" w:hanging="360"/>
      </w:pPr>
      <w:rPr>
        <w:rFonts w:ascii="Courier New" w:hAnsi="Courier New" w:hint="default"/>
      </w:rPr>
    </w:lvl>
    <w:lvl w:ilvl="5" w:tplc="CD1E709A">
      <w:start w:val="1"/>
      <w:numFmt w:val="bullet"/>
      <w:lvlText w:val=""/>
      <w:lvlJc w:val="left"/>
      <w:pPr>
        <w:ind w:left="4320" w:hanging="360"/>
      </w:pPr>
      <w:rPr>
        <w:rFonts w:ascii="Wingdings" w:hAnsi="Wingdings" w:hint="default"/>
      </w:rPr>
    </w:lvl>
    <w:lvl w:ilvl="6" w:tplc="4134BCD4">
      <w:start w:val="1"/>
      <w:numFmt w:val="bullet"/>
      <w:lvlText w:val=""/>
      <w:lvlJc w:val="left"/>
      <w:pPr>
        <w:ind w:left="5040" w:hanging="360"/>
      </w:pPr>
      <w:rPr>
        <w:rFonts w:ascii="Symbol" w:hAnsi="Symbol" w:hint="default"/>
      </w:rPr>
    </w:lvl>
    <w:lvl w:ilvl="7" w:tplc="C7E668D6">
      <w:start w:val="1"/>
      <w:numFmt w:val="bullet"/>
      <w:lvlText w:val="o"/>
      <w:lvlJc w:val="left"/>
      <w:pPr>
        <w:ind w:left="5760" w:hanging="360"/>
      </w:pPr>
      <w:rPr>
        <w:rFonts w:ascii="Courier New" w:hAnsi="Courier New" w:hint="default"/>
      </w:rPr>
    </w:lvl>
    <w:lvl w:ilvl="8" w:tplc="4248402E">
      <w:start w:val="1"/>
      <w:numFmt w:val="bullet"/>
      <w:lvlText w:val=""/>
      <w:lvlJc w:val="left"/>
      <w:pPr>
        <w:ind w:left="6480" w:hanging="360"/>
      </w:pPr>
      <w:rPr>
        <w:rFonts w:ascii="Wingdings" w:hAnsi="Wingdings" w:hint="default"/>
      </w:rPr>
    </w:lvl>
  </w:abstractNum>
  <w:abstractNum w:abstractNumId="8" w15:restartNumberingAfterBreak="0">
    <w:nsid w:val="236D48CF"/>
    <w:multiLevelType w:val="hybridMultilevel"/>
    <w:tmpl w:val="3D1E0A3C"/>
    <w:lvl w:ilvl="0" w:tplc="14DA542E">
      <w:start w:val="1"/>
      <w:numFmt w:val="bullet"/>
      <w:lvlText w:val="-"/>
      <w:lvlJc w:val="left"/>
      <w:pPr>
        <w:ind w:left="720" w:hanging="360"/>
      </w:pPr>
      <w:rPr>
        <w:rFonts w:ascii="Calibri" w:hAnsi="Calibri" w:hint="default"/>
      </w:rPr>
    </w:lvl>
    <w:lvl w:ilvl="1" w:tplc="F42E44A4">
      <w:start w:val="1"/>
      <w:numFmt w:val="bullet"/>
      <w:lvlText w:val="o"/>
      <w:lvlJc w:val="left"/>
      <w:pPr>
        <w:ind w:left="1440" w:hanging="360"/>
      </w:pPr>
      <w:rPr>
        <w:rFonts w:ascii="Courier New" w:hAnsi="Courier New" w:hint="default"/>
      </w:rPr>
    </w:lvl>
    <w:lvl w:ilvl="2" w:tplc="CC6CD144">
      <w:start w:val="1"/>
      <w:numFmt w:val="bullet"/>
      <w:lvlText w:val=""/>
      <w:lvlJc w:val="left"/>
      <w:pPr>
        <w:ind w:left="2160" w:hanging="360"/>
      </w:pPr>
      <w:rPr>
        <w:rFonts w:ascii="Wingdings" w:hAnsi="Wingdings" w:hint="default"/>
      </w:rPr>
    </w:lvl>
    <w:lvl w:ilvl="3" w:tplc="C77C6122">
      <w:start w:val="1"/>
      <w:numFmt w:val="bullet"/>
      <w:lvlText w:val=""/>
      <w:lvlJc w:val="left"/>
      <w:pPr>
        <w:ind w:left="2880" w:hanging="360"/>
      </w:pPr>
      <w:rPr>
        <w:rFonts w:ascii="Symbol" w:hAnsi="Symbol" w:hint="default"/>
      </w:rPr>
    </w:lvl>
    <w:lvl w:ilvl="4" w:tplc="CDAE2D54">
      <w:start w:val="1"/>
      <w:numFmt w:val="bullet"/>
      <w:lvlText w:val="o"/>
      <w:lvlJc w:val="left"/>
      <w:pPr>
        <w:ind w:left="3600" w:hanging="360"/>
      </w:pPr>
      <w:rPr>
        <w:rFonts w:ascii="Courier New" w:hAnsi="Courier New" w:hint="default"/>
      </w:rPr>
    </w:lvl>
    <w:lvl w:ilvl="5" w:tplc="479EC4AE">
      <w:start w:val="1"/>
      <w:numFmt w:val="bullet"/>
      <w:lvlText w:val=""/>
      <w:lvlJc w:val="left"/>
      <w:pPr>
        <w:ind w:left="4320" w:hanging="360"/>
      </w:pPr>
      <w:rPr>
        <w:rFonts w:ascii="Wingdings" w:hAnsi="Wingdings" w:hint="default"/>
      </w:rPr>
    </w:lvl>
    <w:lvl w:ilvl="6" w:tplc="BD282694">
      <w:start w:val="1"/>
      <w:numFmt w:val="bullet"/>
      <w:lvlText w:val=""/>
      <w:lvlJc w:val="left"/>
      <w:pPr>
        <w:ind w:left="5040" w:hanging="360"/>
      </w:pPr>
      <w:rPr>
        <w:rFonts w:ascii="Symbol" w:hAnsi="Symbol" w:hint="default"/>
      </w:rPr>
    </w:lvl>
    <w:lvl w:ilvl="7" w:tplc="892E1218">
      <w:start w:val="1"/>
      <w:numFmt w:val="bullet"/>
      <w:lvlText w:val="o"/>
      <w:lvlJc w:val="left"/>
      <w:pPr>
        <w:ind w:left="5760" w:hanging="360"/>
      </w:pPr>
      <w:rPr>
        <w:rFonts w:ascii="Courier New" w:hAnsi="Courier New" w:hint="default"/>
      </w:rPr>
    </w:lvl>
    <w:lvl w:ilvl="8" w:tplc="7FCC19A2">
      <w:start w:val="1"/>
      <w:numFmt w:val="bullet"/>
      <w:lvlText w:val=""/>
      <w:lvlJc w:val="left"/>
      <w:pPr>
        <w:ind w:left="6480" w:hanging="360"/>
      </w:pPr>
      <w:rPr>
        <w:rFonts w:ascii="Wingdings" w:hAnsi="Wingdings" w:hint="default"/>
      </w:rPr>
    </w:lvl>
  </w:abstractNum>
  <w:abstractNum w:abstractNumId="9" w15:restartNumberingAfterBreak="0">
    <w:nsid w:val="23CF905F"/>
    <w:multiLevelType w:val="hybridMultilevel"/>
    <w:tmpl w:val="22BCD022"/>
    <w:lvl w:ilvl="0" w:tplc="3A9E1622">
      <w:start w:val="1"/>
      <w:numFmt w:val="bullet"/>
      <w:lvlText w:val=""/>
      <w:lvlJc w:val="left"/>
      <w:pPr>
        <w:ind w:left="720" w:hanging="360"/>
      </w:pPr>
      <w:rPr>
        <w:rFonts w:ascii="Symbol" w:hAnsi="Symbol" w:hint="default"/>
      </w:rPr>
    </w:lvl>
    <w:lvl w:ilvl="1" w:tplc="812633C2">
      <w:start w:val="1"/>
      <w:numFmt w:val="bullet"/>
      <w:lvlText w:val="o"/>
      <w:lvlJc w:val="left"/>
      <w:pPr>
        <w:ind w:left="1440" w:hanging="360"/>
      </w:pPr>
      <w:rPr>
        <w:rFonts w:ascii="Courier New" w:hAnsi="Courier New" w:hint="default"/>
      </w:rPr>
    </w:lvl>
    <w:lvl w:ilvl="2" w:tplc="EEB4F35C">
      <w:start w:val="1"/>
      <w:numFmt w:val="bullet"/>
      <w:lvlText w:val=""/>
      <w:lvlJc w:val="left"/>
      <w:pPr>
        <w:ind w:left="2160" w:hanging="360"/>
      </w:pPr>
      <w:rPr>
        <w:rFonts w:ascii="Wingdings" w:hAnsi="Wingdings" w:hint="default"/>
      </w:rPr>
    </w:lvl>
    <w:lvl w:ilvl="3" w:tplc="AFAE3C60">
      <w:start w:val="1"/>
      <w:numFmt w:val="bullet"/>
      <w:lvlText w:val=""/>
      <w:lvlJc w:val="left"/>
      <w:pPr>
        <w:ind w:left="2880" w:hanging="360"/>
      </w:pPr>
      <w:rPr>
        <w:rFonts w:ascii="Symbol" w:hAnsi="Symbol" w:hint="default"/>
      </w:rPr>
    </w:lvl>
    <w:lvl w:ilvl="4" w:tplc="B5EC9DFA">
      <w:start w:val="1"/>
      <w:numFmt w:val="bullet"/>
      <w:lvlText w:val="o"/>
      <w:lvlJc w:val="left"/>
      <w:pPr>
        <w:ind w:left="3600" w:hanging="360"/>
      </w:pPr>
      <w:rPr>
        <w:rFonts w:ascii="Courier New" w:hAnsi="Courier New" w:hint="default"/>
      </w:rPr>
    </w:lvl>
    <w:lvl w:ilvl="5" w:tplc="2D36EC9E">
      <w:start w:val="1"/>
      <w:numFmt w:val="bullet"/>
      <w:lvlText w:val=""/>
      <w:lvlJc w:val="left"/>
      <w:pPr>
        <w:ind w:left="4320" w:hanging="360"/>
      </w:pPr>
      <w:rPr>
        <w:rFonts w:ascii="Wingdings" w:hAnsi="Wingdings" w:hint="default"/>
      </w:rPr>
    </w:lvl>
    <w:lvl w:ilvl="6" w:tplc="FB022A98">
      <w:start w:val="1"/>
      <w:numFmt w:val="bullet"/>
      <w:lvlText w:val=""/>
      <w:lvlJc w:val="left"/>
      <w:pPr>
        <w:ind w:left="5040" w:hanging="360"/>
      </w:pPr>
      <w:rPr>
        <w:rFonts w:ascii="Symbol" w:hAnsi="Symbol" w:hint="default"/>
      </w:rPr>
    </w:lvl>
    <w:lvl w:ilvl="7" w:tplc="60ECA75C">
      <w:start w:val="1"/>
      <w:numFmt w:val="bullet"/>
      <w:lvlText w:val="o"/>
      <w:lvlJc w:val="left"/>
      <w:pPr>
        <w:ind w:left="5760" w:hanging="360"/>
      </w:pPr>
      <w:rPr>
        <w:rFonts w:ascii="Courier New" w:hAnsi="Courier New" w:hint="default"/>
      </w:rPr>
    </w:lvl>
    <w:lvl w:ilvl="8" w:tplc="E00E3CB0">
      <w:start w:val="1"/>
      <w:numFmt w:val="bullet"/>
      <w:lvlText w:val=""/>
      <w:lvlJc w:val="left"/>
      <w:pPr>
        <w:ind w:left="6480" w:hanging="360"/>
      </w:pPr>
      <w:rPr>
        <w:rFonts w:ascii="Wingdings" w:hAnsi="Wingdings" w:hint="default"/>
      </w:rPr>
    </w:lvl>
  </w:abstractNum>
  <w:abstractNum w:abstractNumId="10" w15:restartNumberingAfterBreak="0">
    <w:nsid w:val="250E36B9"/>
    <w:multiLevelType w:val="hybridMultilevel"/>
    <w:tmpl w:val="F16A14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1" w15:restartNumberingAfterBreak="0">
    <w:nsid w:val="251F38AD"/>
    <w:multiLevelType w:val="hybridMultilevel"/>
    <w:tmpl w:val="4B1CF776"/>
    <w:lvl w:ilvl="0" w:tplc="FE06CC3A">
      <w:start w:val="1"/>
      <w:numFmt w:val="bullet"/>
      <w:lvlText w:val=""/>
      <w:lvlJc w:val="left"/>
      <w:pPr>
        <w:ind w:left="720" w:hanging="360"/>
      </w:pPr>
      <w:rPr>
        <w:rFonts w:ascii="Symbol" w:hAnsi="Symbol" w:hint="default"/>
      </w:rPr>
    </w:lvl>
    <w:lvl w:ilvl="1" w:tplc="57525440">
      <w:start w:val="1"/>
      <w:numFmt w:val="bullet"/>
      <w:lvlText w:val="o"/>
      <w:lvlJc w:val="left"/>
      <w:pPr>
        <w:ind w:left="1440" w:hanging="360"/>
      </w:pPr>
      <w:rPr>
        <w:rFonts w:ascii="Courier New" w:hAnsi="Courier New" w:hint="default"/>
      </w:rPr>
    </w:lvl>
    <w:lvl w:ilvl="2" w:tplc="6E44AFA2">
      <w:start w:val="1"/>
      <w:numFmt w:val="bullet"/>
      <w:lvlText w:val=""/>
      <w:lvlJc w:val="left"/>
      <w:pPr>
        <w:ind w:left="2160" w:hanging="360"/>
      </w:pPr>
      <w:rPr>
        <w:rFonts w:ascii="Wingdings" w:hAnsi="Wingdings" w:hint="default"/>
      </w:rPr>
    </w:lvl>
    <w:lvl w:ilvl="3" w:tplc="76D0ACB8">
      <w:start w:val="1"/>
      <w:numFmt w:val="bullet"/>
      <w:lvlText w:val=""/>
      <w:lvlJc w:val="left"/>
      <w:pPr>
        <w:ind w:left="2880" w:hanging="360"/>
      </w:pPr>
      <w:rPr>
        <w:rFonts w:ascii="Symbol" w:hAnsi="Symbol" w:hint="default"/>
      </w:rPr>
    </w:lvl>
    <w:lvl w:ilvl="4" w:tplc="8E3AB09E">
      <w:start w:val="1"/>
      <w:numFmt w:val="bullet"/>
      <w:lvlText w:val="o"/>
      <w:lvlJc w:val="left"/>
      <w:pPr>
        <w:ind w:left="3600" w:hanging="360"/>
      </w:pPr>
      <w:rPr>
        <w:rFonts w:ascii="Courier New" w:hAnsi="Courier New" w:hint="default"/>
      </w:rPr>
    </w:lvl>
    <w:lvl w:ilvl="5" w:tplc="4FBC5000">
      <w:start w:val="1"/>
      <w:numFmt w:val="bullet"/>
      <w:lvlText w:val=""/>
      <w:lvlJc w:val="left"/>
      <w:pPr>
        <w:ind w:left="4320" w:hanging="360"/>
      </w:pPr>
      <w:rPr>
        <w:rFonts w:ascii="Wingdings" w:hAnsi="Wingdings" w:hint="default"/>
      </w:rPr>
    </w:lvl>
    <w:lvl w:ilvl="6" w:tplc="A74C99E6">
      <w:start w:val="1"/>
      <w:numFmt w:val="bullet"/>
      <w:lvlText w:val=""/>
      <w:lvlJc w:val="left"/>
      <w:pPr>
        <w:ind w:left="5040" w:hanging="360"/>
      </w:pPr>
      <w:rPr>
        <w:rFonts w:ascii="Symbol" w:hAnsi="Symbol" w:hint="default"/>
      </w:rPr>
    </w:lvl>
    <w:lvl w:ilvl="7" w:tplc="962EC74C">
      <w:start w:val="1"/>
      <w:numFmt w:val="bullet"/>
      <w:lvlText w:val="o"/>
      <w:lvlJc w:val="left"/>
      <w:pPr>
        <w:ind w:left="5760" w:hanging="360"/>
      </w:pPr>
      <w:rPr>
        <w:rFonts w:ascii="Courier New" w:hAnsi="Courier New" w:hint="default"/>
      </w:rPr>
    </w:lvl>
    <w:lvl w:ilvl="8" w:tplc="40DCA700">
      <w:start w:val="1"/>
      <w:numFmt w:val="bullet"/>
      <w:lvlText w:val=""/>
      <w:lvlJc w:val="left"/>
      <w:pPr>
        <w:ind w:left="6480" w:hanging="360"/>
      </w:pPr>
      <w:rPr>
        <w:rFonts w:ascii="Wingdings" w:hAnsi="Wingdings" w:hint="default"/>
      </w:rPr>
    </w:lvl>
  </w:abstractNum>
  <w:abstractNum w:abstractNumId="12" w15:restartNumberingAfterBreak="0">
    <w:nsid w:val="2766B3D1"/>
    <w:multiLevelType w:val="hybridMultilevel"/>
    <w:tmpl w:val="D1FEBD86"/>
    <w:lvl w:ilvl="0" w:tplc="6A34E69E">
      <w:start w:val="1"/>
      <w:numFmt w:val="bullet"/>
      <w:lvlText w:val=""/>
      <w:lvlJc w:val="left"/>
      <w:pPr>
        <w:ind w:left="720" w:hanging="360"/>
      </w:pPr>
      <w:rPr>
        <w:rFonts w:ascii="Symbol" w:hAnsi="Symbol" w:hint="default"/>
      </w:rPr>
    </w:lvl>
    <w:lvl w:ilvl="1" w:tplc="BD0AA37C">
      <w:start w:val="1"/>
      <w:numFmt w:val="bullet"/>
      <w:lvlText w:val="o"/>
      <w:lvlJc w:val="left"/>
      <w:pPr>
        <w:ind w:left="1440" w:hanging="360"/>
      </w:pPr>
      <w:rPr>
        <w:rFonts w:ascii="Courier New" w:hAnsi="Courier New" w:hint="default"/>
      </w:rPr>
    </w:lvl>
    <w:lvl w:ilvl="2" w:tplc="6EEA82B6">
      <w:start w:val="1"/>
      <w:numFmt w:val="bullet"/>
      <w:lvlText w:val=""/>
      <w:lvlJc w:val="left"/>
      <w:pPr>
        <w:ind w:left="2160" w:hanging="360"/>
      </w:pPr>
      <w:rPr>
        <w:rFonts w:ascii="Wingdings" w:hAnsi="Wingdings" w:hint="default"/>
      </w:rPr>
    </w:lvl>
    <w:lvl w:ilvl="3" w:tplc="F89886A8">
      <w:start w:val="1"/>
      <w:numFmt w:val="bullet"/>
      <w:lvlText w:val=""/>
      <w:lvlJc w:val="left"/>
      <w:pPr>
        <w:ind w:left="2880" w:hanging="360"/>
      </w:pPr>
      <w:rPr>
        <w:rFonts w:ascii="Symbol" w:hAnsi="Symbol" w:hint="default"/>
      </w:rPr>
    </w:lvl>
    <w:lvl w:ilvl="4" w:tplc="54CC9ED2">
      <w:start w:val="1"/>
      <w:numFmt w:val="bullet"/>
      <w:lvlText w:val="o"/>
      <w:lvlJc w:val="left"/>
      <w:pPr>
        <w:ind w:left="3600" w:hanging="360"/>
      </w:pPr>
      <w:rPr>
        <w:rFonts w:ascii="Courier New" w:hAnsi="Courier New" w:hint="default"/>
      </w:rPr>
    </w:lvl>
    <w:lvl w:ilvl="5" w:tplc="807C7B9C">
      <w:start w:val="1"/>
      <w:numFmt w:val="bullet"/>
      <w:lvlText w:val=""/>
      <w:lvlJc w:val="left"/>
      <w:pPr>
        <w:ind w:left="4320" w:hanging="360"/>
      </w:pPr>
      <w:rPr>
        <w:rFonts w:ascii="Wingdings" w:hAnsi="Wingdings" w:hint="default"/>
      </w:rPr>
    </w:lvl>
    <w:lvl w:ilvl="6" w:tplc="8AEE2F4C">
      <w:start w:val="1"/>
      <w:numFmt w:val="bullet"/>
      <w:lvlText w:val=""/>
      <w:lvlJc w:val="left"/>
      <w:pPr>
        <w:ind w:left="5040" w:hanging="360"/>
      </w:pPr>
      <w:rPr>
        <w:rFonts w:ascii="Symbol" w:hAnsi="Symbol" w:hint="default"/>
      </w:rPr>
    </w:lvl>
    <w:lvl w:ilvl="7" w:tplc="00CA924A">
      <w:start w:val="1"/>
      <w:numFmt w:val="bullet"/>
      <w:lvlText w:val="o"/>
      <w:lvlJc w:val="left"/>
      <w:pPr>
        <w:ind w:left="5760" w:hanging="360"/>
      </w:pPr>
      <w:rPr>
        <w:rFonts w:ascii="Courier New" w:hAnsi="Courier New" w:hint="default"/>
      </w:rPr>
    </w:lvl>
    <w:lvl w:ilvl="8" w:tplc="8BC8DD4C">
      <w:start w:val="1"/>
      <w:numFmt w:val="bullet"/>
      <w:lvlText w:val=""/>
      <w:lvlJc w:val="left"/>
      <w:pPr>
        <w:ind w:left="6480" w:hanging="360"/>
      </w:pPr>
      <w:rPr>
        <w:rFonts w:ascii="Wingdings" w:hAnsi="Wingdings" w:hint="default"/>
      </w:rPr>
    </w:lvl>
  </w:abstractNum>
  <w:abstractNum w:abstractNumId="13" w15:restartNumberingAfterBreak="0">
    <w:nsid w:val="2CA57F44"/>
    <w:multiLevelType w:val="hybridMultilevel"/>
    <w:tmpl w:val="61CC2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6A1C30"/>
    <w:multiLevelType w:val="hybridMultilevel"/>
    <w:tmpl w:val="3912ED10"/>
    <w:lvl w:ilvl="0" w:tplc="032AAC3C">
      <w:start w:val="1"/>
      <w:numFmt w:val="bullet"/>
      <w:lvlText w:val="-"/>
      <w:lvlJc w:val="left"/>
      <w:pPr>
        <w:ind w:left="720" w:hanging="360"/>
      </w:pPr>
      <w:rPr>
        <w:rFonts w:ascii="Calibri" w:hAnsi="Calibri" w:hint="default"/>
      </w:rPr>
    </w:lvl>
    <w:lvl w:ilvl="1" w:tplc="2A682E7A">
      <w:start w:val="1"/>
      <w:numFmt w:val="bullet"/>
      <w:lvlText w:val="o"/>
      <w:lvlJc w:val="left"/>
      <w:pPr>
        <w:ind w:left="1440" w:hanging="360"/>
      </w:pPr>
      <w:rPr>
        <w:rFonts w:ascii="Courier New" w:hAnsi="Courier New" w:hint="default"/>
      </w:rPr>
    </w:lvl>
    <w:lvl w:ilvl="2" w:tplc="6B6A2958">
      <w:start w:val="1"/>
      <w:numFmt w:val="bullet"/>
      <w:lvlText w:val=""/>
      <w:lvlJc w:val="left"/>
      <w:pPr>
        <w:ind w:left="2160" w:hanging="360"/>
      </w:pPr>
      <w:rPr>
        <w:rFonts w:ascii="Wingdings" w:hAnsi="Wingdings" w:hint="default"/>
      </w:rPr>
    </w:lvl>
    <w:lvl w:ilvl="3" w:tplc="6E96F382">
      <w:start w:val="1"/>
      <w:numFmt w:val="bullet"/>
      <w:lvlText w:val=""/>
      <w:lvlJc w:val="left"/>
      <w:pPr>
        <w:ind w:left="2880" w:hanging="360"/>
      </w:pPr>
      <w:rPr>
        <w:rFonts w:ascii="Symbol" w:hAnsi="Symbol" w:hint="default"/>
      </w:rPr>
    </w:lvl>
    <w:lvl w:ilvl="4" w:tplc="6C00CF10">
      <w:start w:val="1"/>
      <w:numFmt w:val="bullet"/>
      <w:lvlText w:val="o"/>
      <w:lvlJc w:val="left"/>
      <w:pPr>
        <w:ind w:left="3600" w:hanging="360"/>
      </w:pPr>
      <w:rPr>
        <w:rFonts w:ascii="Courier New" w:hAnsi="Courier New" w:hint="default"/>
      </w:rPr>
    </w:lvl>
    <w:lvl w:ilvl="5" w:tplc="29D888D6">
      <w:start w:val="1"/>
      <w:numFmt w:val="bullet"/>
      <w:lvlText w:val=""/>
      <w:lvlJc w:val="left"/>
      <w:pPr>
        <w:ind w:left="4320" w:hanging="360"/>
      </w:pPr>
      <w:rPr>
        <w:rFonts w:ascii="Wingdings" w:hAnsi="Wingdings" w:hint="default"/>
      </w:rPr>
    </w:lvl>
    <w:lvl w:ilvl="6" w:tplc="126AE006">
      <w:start w:val="1"/>
      <w:numFmt w:val="bullet"/>
      <w:lvlText w:val=""/>
      <w:lvlJc w:val="left"/>
      <w:pPr>
        <w:ind w:left="5040" w:hanging="360"/>
      </w:pPr>
      <w:rPr>
        <w:rFonts w:ascii="Symbol" w:hAnsi="Symbol" w:hint="default"/>
      </w:rPr>
    </w:lvl>
    <w:lvl w:ilvl="7" w:tplc="C6F2E55C">
      <w:start w:val="1"/>
      <w:numFmt w:val="bullet"/>
      <w:lvlText w:val="o"/>
      <w:lvlJc w:val="left"/>
      <w:pPr>
        <w:ind w:left="5760" w:hanging="360"/>
      </w:pPr>
      <w:rPr>
        <w:rFonts w:ascii="Courier New" w:hAnsi="Courier New" w:hint="default"/>
      </w:rPr>
    </w:lvl>
    <w:lvl w:ilvl="8" w:tplc="BCFA4C1C">
      <w:start w:val="1"/>
      <w:numFmt w:val="bullet"/>
      <w:lvlText w:val=""/>
      <w:lvlJc w:val="left"/>
      <w:pPr>
        <w:ind w:left="6480" w:hanging="360"/>
      </w:pPr>
      <w:rPr>
        <w:rFonts w:ascii="Wingdings" w:hAnsi="Wingdings" w:hint="default"/>
      </w:rPr>
    </w:lvl>
  </w:abstractNum>
  <w:abstractNum w:abstractNumId="15" w15:restartNumberingAfterBreak="0">
    <w:nsid w:val="351F1309"/>
    <w:multiLevelType w:val="multilevel"/>
    <w:tmpl w:val="F868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0ED24"/>
    <w:multiLevelType w:val="hybridMultilevel"/>
    <w:tmpl w:val="B70A77B8"/>
    <w:lvl w:ilvl="0" w:tplc="53FAF410">
      <w:start w:val="1"/>
      <w:numFmt w:val="bullet"/>
      <w:lvlText w:val=""/>
      <w:lvlJc w:val="left"/>
      <w:pPr>
        <w:ind w:left="720" w:hanging="360"/>
      </w:pPr>
      <w:rPr>
        <w:rFonts w:ascii="Symbol" w:hAnsi="Symbol" w:hint="default"/>
      </w:rPr>
    </w:lvl>
    <w:lvl w:ilvl="1" w:tplc="ACC0D196">
      <w:start w:val="1"/>
      <w:numFmt w:val="bullet"/>
      <w:lvlText w:val="o"/>
      <w:lvlJc w:val="left"/>
      <w:pPr>
        <w:ind w:left="1440" w:hanging="360"/>
      </w:pPr>
      <w:rPr>
        <w:rFonts w:ascii="Courier New" w:hAnsi="Courier New" w:hint="default"/>
      </w:rPr>
    </w:lvl>
    <w:lvl w:ilvl="2" w:tplc="F42842C2">
      <w:start w:val="1"/>
      <w:numFmt w:val="bullet"/>
      <w:lvlText w:val=""/>
      <w:lvlJc w:val="left"/>
      <w:pPr>
        <w:ind w:left="2160" w:hanging="360"/>
      </w:pPr>
      <w:rPr>
        <w:rFonts w:ascii="Wingdings" w:hAnsi="Wingdings" w:hint="default"/>
      </w:rPr>
    </w:lvl>
    <w:lvl w:ilvl="3" w:tplc="5B505FCC">
      <w:start w:val="1"/>
      <w:numFmt w:val="bullet"/>
      <w:lvlText w:val=""/>
      <w:lvlJc w:val="left"/>
      <w:pPr>
        <w:ind w:left="2880" w:hanging="360"/>
      </w:pPr>
      <w:rPr>
        <w:rFonts w:ascii="Symbol" w:hAnsi="Symbol" w:hint="default"/>
      </w:rPr>
    </w:lvl>
    <w:lvl w:ilvl="4" w:tplc="A6E2C034">
      <w:start w:val="1"/>
      <w:numFmt w:val="bullet"/>
      <w:lvlText w:val="o"/>
      <w:lvlJc w:val="left"/>
      <w:pPr>
        <w:ind w:left="3600" w:hanging="360"/>
      </w:pPr>
      <w:rPr>
        <w:rFonts w:ascii="Courier New" w:hAnsi="Courier New" w:hint="default"/>
      </w:rPr>
    </w:lvl>
    <w:lvl w:ilvl="5" w:tplc="1AB031CE">
      <w:start w:val="1"/>
      <w:numFmt w:val="bullet"/>
      <w:lvlText w:val=""/>
      <w:lvlJc w:val="left"/>
      <w:pPr>
        <w:ind w:left="4320" w:hanging="360"/>
      </w:pPr>
      <w:rPr>
        <w:rFonts w:ascii="Wingdings" w:hAnsi="Wingdings" w:hint="default"/>
      </w:rPr>
    </w:lvl>
    <w:lvl w:ilvl="6" w:tplc="1D1656C2">
      <w:start w:val="1"/>
      <w:numFmt w:val="bullet"/>
      <w:lvlText w:val=""/>
      <w:lvlJc w:val="left"/>
      <w:pPr>
        <w:ind w:left="5040" w:hanging="360"/>
      </w:pPr>
      <w:rPr>
        <w:rFonts w:ascii="Symbol" w:hAnsi="Symbol" w:hint="default"/>
      </w:rPr>
    </w:lvl>
    <w:lvl w:ilvl="7" w:tplc="A54606EE">
      <w:start w:val="1"/>
      <w:numFmt w:val="bullet"/>
      <w:lvlText w:val="o"/>
      <w:lvlJc w:val="left"/>
      <w:pPr>
        <w:ind w:left="5760" w:hanging="360"/>
      </w:pPr>
      <w:rPr>
        <w:rFonts w:ascii="Courier New" w:hAnsi="Courier New" w:hint="default"/>
      </w:rPr>
    </w:lvl>
    <w:lvl w:ilvl="8" w:tplc="45508500">
      <w:start w:val="1"/>
      <w:numFmt w:val="bullet"/>
      <w:lvlText w:val=""/>
      <w:lvlJc w:val="left"/>
      <w:pPr>
        <w:ind w:left="6480" w:hanging="360"/>
      </w:pPr>
      <w:rPr>
        <w:rFonts w:ascii="Wingdings" w:hAnsi="Wingdings" w:hint="default"/>
      </w:rPr>
    </w:lvl>
  </w:abstractNum>
  <w:abstractNum w:abstractNumId="17" w15:restartNumberingAfterBreak="0">
    <w:nsid w:val="48347E93"/>
    <w:multiLevelType w:val="hybridMultilevel"/>
    <w:tmpl w:val="37C85084"/>
    <w:lvl w:ilvl="0" w:tplc="37A05C50">
      <w:start w:val="1"/>
      <w:numFmt w:val="bullet"/>
      <w:lvlText w:val=""/>
      <w:lvlJc w:val="left"/>
      <w:pPr>
        <w:ind w:left="720" w:hanging="360"/>
      </w:pPr>
      <w:rPr>
        <w:rFonts w:ascii="Symbol" w:hAnsi="Symbol" w:hint="default"/>
      </w:rPr>
    </w:lvl>
    <w:lvl w:ilvl="1" w:tplc="FE18820A">
      <w:start w:val="1"/>
      <w:numFmt w:val="bullet"/>
      <w:lvlText w:val="o"/>
      <w:lvlJc w:val="left"/>
      <w:pPr>
        <w:ind w:left="1440" w:hanging="360"/>
      </w:pPr>
      <w:rPr>
        <w:rFonts w:ascii="Courier New" w:hAnsi="Courier New" w:hint="default"/>
      </w:rPr>
    </w:lvl>
    <w:lvl w:ilvl="2" w:tplc="431CE19E">
      <w:start w:val="1"/>
      <w:numFmt w:val="bullet"/>
      <w:lvlText w:val=""/>
      <w:lvlJc w:val="left"/>
      <w:pPr>
        <w:ind w:left="2160" w:hanging="360"/>
      </w:pPr>
      <w:rPr>
        <w:rFonts w:ascii="Wingdings" w:hAnsi="Wingdings" w:hint="default"/>
      </w:rPr>
    </w:lvl>
    <w:lvl w:ilvl="3" w:tplc="01CA17B0">
      <w:start w:val="1"/>
      <w:numFmt w:val="bullet"/>
      <w:lvlText w:val=""/>
      <w:lvlJc w:val="left"/>
      <w:pPr>
        <w:ind w:left="2880" w:hanging="360"/>
      </w:pPr>
      <w:rPr>
        <w:rFonts w:ascii="Symbol" w:hAnsi="Symbol" w:hint="default"/>
      </w:rPr>
    </w:lvl>
    <w:lvl w:ilvl="4" w:tplc="0D8E43AC">
      <w:start w:val="1"/>
      <w:numFmt w:val="bullet"/>
      <w:lvlText w:val="o"/>
      <w:lvlJc w:val="left"/>
      <w:pPr>
        <w:ind w:left="3600" w:hanging="360"/>
      </w:pPr>
      <w:rPr>
        <w:rFonts w:ascii="Courier New" w:hAnsi="Courier New" w:hint="default"/>
      </w:rPr>
    </w:lvl>
    <w:lvl w:ilvl="5" w:tplc="8236AFC8">
      <w:start w:val="1"/>
      <w:numFmt w:val="bullet"/>
      <w:lvlText w:val=""/>
      <w:lvlJc w:val="left"/>
      <w:pPr>
        <w:ind w:left="4320" w:hanging="360"/>
      </w:pPr>
      <w:rPr>
        <w:rFonts w:ascii="Wingdings" w:hAnsi="Wingdings" w:hint="default"/>
      </w:rPr>
    </w:lvl>
    <w:lvl w:ilvl="6" w:tplc="077EEBF6">
      <w:start w:val="1"/>
      <w:numFmt w:val="bullet"/>
      <w:lvlText w:val=""/>
      <w:lvlJc w:val="left"/>
      <w:pPr>
        <w:ind w:left="5040" w:hanging="360"/>
      </w:pPr>
      <w:rPr>
        <w:rFonts w:ascii="Symbol" w:hAnsi="Symbol" w:hint="default"/>
      </w:rPr>
    </w:lvl>
    <w:lvl w:ilvl="7" w:tplc="DAC2E0A6">
      <w:start w:val="1"/>
      <w:numFmt w:val="bullet"/>
      <w:lvlText w:val="o"/>
      <w:lvlJc w:val="left"/>
      <w:pPr>
        <w:ind w:left="5760" w:hanging="360"/>
      </w:pPr>
      <w:rPr>
        <w:rFonts w:ascii="Courier New" w:hAnsi="Courier New" w:hint="default"/>
      </w:rPr>
    </w:lvl>
    <w:lvl w:ilvl="8" w:tplc="E048DB32">
      <w:start w:val="1"/>
      <w:numFmt w:val="bullet"/>
      <w:lvlText w:val=""/>
      <w:lvlJc w:val="left"/>
      <w:pPr>
        <w:ind w:left="6480" w:hanging="360"/>
      </w:pPr>
      <w:rPr>
        <w:rFonts w:ascii="Wingdings" w:hAnsi="Wingdings" w:hint="default"/>
      </w:rPr>
    </w:lvl>
  </w:abstractNum>
  <w:abstractNum w:abstractNumId="18" w15:restartNumberingAfterBreak="0">
    <w:nsid w:val="48B57AF4"/>
    <w:multiLevelType w:val="hybridMultilevel"/>
    <w:tmpl w:val="C5BC4436"/>
    <w:lvl w:ilvl="0" w:tplc="39E809B6">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84672E"/>
    <w:multiLevelType w:val="hybridMultilevel"/>
    <w:tmpl w:val="C5A4B770"/>
    <w:lvl w:ilvl="0" w:tplc="D2D027C6">
      <w:start w:val="1"/>
      <w:numFmt w:val="bullet"/>
      <w:lvlText w:val="-"/>
      <w:lvlJc w:val="left"/>
      <w:pPr>
        <w:ind w:left="720" w:hanging="360"/>
      </w:pPr>
      <w:rPr>
        <w:rFonts w:ascii="Calibri" w:hAnsi="Calibri" w:hint="default"/>
      </w:rPr>
    </w:lvl>
    <w:lvl w:ilvl="1" w:tplc="31CCEB72">
      <w:start w:val="1"/>
      <w:numFmt w:val="bullet"/>
      <w:lvlText w:val="o"/>
      <w:lvlJc w:val="left"/>
      <w:pPr>
        <w:ind w:left="1440" w:hanging="360"/>
      </w:pPr>
      <w:rPr>
        <w:rFonts w:ascii="Courier New" w:hAnsi="Courier New" w:hint="default"/>
      </w:rPr>
    </w:lvl>
    <w:lvl w:ilvl="2" w:tplc="0B7CD548">
      <w:start w:val="1"/>
      <w:numFmt w:val="bullet"/>
      <w:lvlText w:val=""/>
      <w:lvlJc w:val="left"/>
      <w:pPr>
        <w:ind w:left="2160" w:hanging="360"/>
      </w:pPr>
      <w:rPr>
        <w:rFonts w:ascii="Wingdings" w:hAnsi="Wingdings" w:hint="default"/>
      </w:rPr>
    </w:lvl>
    <w:lvl w:ilvl="3" w:tplc="BC0C9D42">
      <w:start w:val="1"/>
      <w:numFmt w:val="bullet"/>
      <w:lvlText w:val=""/>
      <w:lvlJc w:val="left"/>
      <w:pPr>
        <w:ind w:left="2880" w:hanging="360"/>
      </w:pPr>
      <w:rPr>
        <w:rFonts w:ascii="Symbol" w:hAnsi="Symbol" w:hint="default"/>
      </w:rPr>
    </w:lvl>
    <w:lvl w:ilvl="4" w:tplc="56C2C4D4">
      <w:start w:val="1"/>
      <w:numFmt w:val="bullet"/>
      <w:lvlText w:val="o"/>
      <w:lvlJc w:val="left"/>
      <w:pPr>
        <w:ind w:left="3600" w:hanging="360"/>
      </w:pPr>
      <w:rPr>
        <w:rFonts w:ascii="Courier New" w:hAnsi="Courier New" w:hint="default"/>
      </w:rPr>
    </w:lvl>
    <w:lvl w:ilvl="5" w:tplc="85AE0864">
      <w:start w:val="1"/>
      <w:numFmt w:val="bullet"/>
      <w:lvlText w:val=""/>
      <w:lvlJc w:val="left"/>
      <w:pPr>
        <w:ind w:left="4320" w:hanging="360"/>
      </w:pPr>
      <w:rPr>
        <w:rFonts w:ascii="Wingdings" w:hAnsi="Wingdings" w:hint="default"/>
      </w:rPr>
    </w:lvl>
    <w:lvl w:ilvl="6" w:tplc="2C587054">
      <w:start w:val="1"/>
      <w:numFmt w:val="bullet"/>
      <w:lvlText w:val=""/>
      <w:lvlJc w:val="left"/>
      <w:pPr>
        <w:ind w:left="5040" w:hanging="360"/>
      </w:pPr>
      <w:rPr>
        <w:rFonts w:ascii="Symbol" w:hAnsi="Symbol" w:hint="default"/>
      </w:rPr>
    </w:lvl>
    <w:lvl w:ilvl="7" w:tplc="9FE46746">
      <w:start w:val="1"/>
      <w:numFmt w:val="bullet"/>
      <w:lvlText w:val="o"/>
      <w:lvlJc w:val="left"/>
      <w:pPr>
        <w:ind w:left="5760" w:hanging="360"/>
      </w:pPr>
      <w:rPr>
        <w:rFonts w:ascii="Courier New" w:hAnsi="Courier New" w:hint="default"/>
      </w:rPr>
    </w:lvl>
    <w:lvl w:ilvl="8" w:tplc="600C208E">
      <w:start w:val="1"/>
      <w:numFmt w:val="bullet"/>
      <w:lvlText w:val=""/>
      <w:lvlJc w:val="left"/>
      <w:pPr>
        <w:ind w:left="6480" w:hanging="360"/>
      </w:pPr>
      <w:rPr>
        <w:rFonts w:ascii="Wingdings" w:hAnsi="Wingdings" w:hint="default"/>
      </w:rPr>
    </w:lvl>
  </w:abstractNum>
  <w:abstractNum w:abstractNumId="20" w15:restartNumberingAfterBreak="0">
    <w:nsid w:val="51169141"/>
    <w:multiLevelType w:val="hybridMultilevel"/>
    <w:tmpl w:val="C380A1F2"/>
    <w:lvl w:ilvl="0" w:tplc="52C6D328">
      <w:start w:val="1"/>
      <w:numFmt w:val="bullet"/>
      <w:lvlText w:val=""/>
      <w:lvlJc w:val="left"/>
      <w:pPr>
        <w:ind w:left="720" w:hanging="360"/>
      </w:pPr>
      <w:rPr>
        <w:rFonts w:ascii="Symbol" w:hAnsi="Symbol" w:hint="default"/>
      </w:rPr>
    </w:lvl>
    <w:lvl w:ilvl="1" w:tplc="2BA0E49C">
      <w:start w:val="1"/>
      <w:numFmt w:val="bullet"/>
      <w:lvlText w:val="o"/>
      <w:lvlJc w:val="left"/>
      <w:pPr>
        <w:ind w:left="1440" w:hanging="360"/>
      </w:pPr>
      <w:rPr>
        <w:rFonts w:ascii="Courier New" w:hAnsi="Courier New" w:hint="default"/>
      </w:rPr>
    </w:lvl>
    <w:lvl w:ilvl="2" w:tplc="E0F8059C">
      <w:start w:val="1"/>
      <w:numFmt w:val="bullet"/>
      <w:lvlText w:val=""/>
      <w:lvlJc w:val="left"/>
      <w:pPr>
        <w:ind w:left="2160" w:hanging="360"/>
      </w:pPr>
      <w:rPr>
        <w:rFonts w:ascii="Wingdings" w:hAnsi="Wingdings" w:hint="default"/>
      </w:rPr>
    </w:lvl>
    <w:lvl w:ilvl="3" w:tplc="6EECC222">
      <w:start w:val="1"/>
      <w:numFmt w:val="bullet"/>
      <w:lvlText w:val=""/>
      <w:lvlJc w:val="left"/>
      <w:pPr>
        <w:ind w:left="2880" w:hanging="360"/>
      </w:pPr>
      <w:rPr>
        <w:rFonts w:ascii="Symbol" w:hAnsi="Symbol" w:hint="default"/>
      </w:rPr>
    </w:lvl>
    <w:lvl w:ilvl="4" w:tplc="2D00CBFA">
      <w:start w:val="1"/>
      <w:numFmt w:val="bullet"/>
      <w:lvlText w:val="o"/>
      <w:lvlJc w:val="left"/>
      <w:pPr>
        <w:ind w:left="3600" w:hanging="360"/>
      </w:pPr>
      <w:rPr>
        <w:rFonts w:ascii="Courier New" w:hAnsi="Courier New" w:hint="default"/>
      </w:rPr>
    </w:lvl>
    <w:lvl w:ilvl="5" w:tplc="D0501B4E">
      <w:start w:val="1"/>
      <w:numFmt w:val="bullet"/>
      <w:lvlText w:val=""/>
      <w:lvlJc w:val="left"/>
      <w:pPr>
        <w:ind w:left="4320" w:hanging="360"/>
      </w:pPr>
      <w:rPr>
        <w:rFonts w:ascii="Wingdings" w:hAnsi="Wingdings" w:hint="default"/>
      </w:rPr>
    </w:lvl>
    <w:lvl w:ilvl="6" w:tplc="FF7AA90E">
      <w:start w:val="1"/>
      <w:numFmt w:val="bullet"/>
      <w:lvlText w:val=""/>
      <w:lvlJc w:val="left"/>
      <w:pPr>
        <w:ind w:left="5040" w:hanging="360"/>
      </w:pPr>
      <w:rPr>
        <w:rFonts w:ascii="Symbol" w:hAnsi="Symbol" w:hint="default"/>
      </w:rPr>
    </w:lvl>
    <w:lvl w:ilvl="7" w:tplc="21D2C97A">
      <w:start w:val="1"/>
      <w:numFmt w:val="bullet"/>
      <w:lvlText w:val="o"/>
      <w:lvlJc w:val="left"/>
      <w:pPr>
        <w:ind w:left="5760" w:hanging="360"/>
      </w:pPr>
      <w:rPr>
        <w:rFonts w:ascii="Courier New" w:hAnsi="Courier New" w:hint="default"/>
      </w:rPr>
    </w:lvl>
    <w:lvl w:ilvl="8" w:tplc="C0503150">
      <w:start w:val="1"/>
      <w:numFmt w:val="bullet"/>
      <w:lvlText w:val=""/>
      <w:lvlJc w:val="left"/>
      <w:pPr>
        <w:ind w:left="6480" w:hanging="360"/>
      </w:pPr>
      <w:rPr>
        <w:rFonts w:ascii="Wingdings" w:hAnsi="Wingdings" w:hint="default"/>
      </w:rPr>
    </w:lvl>
  </w:abstractNum>
  <w:abstractNum w:abstractNumId="21" w15:restartNumberingAfterBreak="0">
    <w:nsid w:val="51F97554"/>
    <w:multiLevelType w:val="hybridMultilevel"/>
    <w:tmpl w:val="B9C6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E33DD0"/>
    <w:multiLevelType w:val="hybridMultilevel"/>
    <w:tmpl w:val="FCDACA9C"/>
    <w:lvl w:ilvl="0" w:tplc="76146090">
      <w:start w:val="1"/>
      <w:numFmt w:val="bullet"/>
      <w:lvlText w:val=""/>
      <w:lvlJc w:val="left"/>
      <w:pPr>
        <w:ind w:left="720" w:hanging="360"/>
      </w:pPr>
      <w:rPr>
        <w:rFonts w:ascii="Symbol" w:hAnsi="Symbol" w:hint="default"/>
      </w:rPr>
    </w:lvl>
    <w:lvl w:ilvl="1" w:tplc="DB4EEE82">
      <w:start w:val="1"/>
      <w:numFmt w:val="bullet"/>
      <w:lvlText w:val="o"/>
      <w:lvlJc w:val="left"/>
      <w:pPr>
        <w:ind w:left="1440" w:hanging="360"/>
      </w:pPr>
      <w:rPr>
        <w:rFonts w:ascii="Courier New" w:hAnsi="Courier New" w:hint="default"/>
      </w:rPr>
    </w:lvl>
    <w:lvl w:ilvl="2" w:tplc="8FB466CC">
      <w:start w:val="1"/>
      <w:numFmt w:val="bullet"/>
      <w:lvlText w:val=""/>
      <w:lvlJc w:val="left"/>
      <w:pPr>
        <w:ind w:left="2160" w:hanging="360"/>
      </w:pPr>
      <w:rPr>
        <w:rFonts w:ascii="Wingdings" w:hAnsi="Wingdings" w:hint="default"/>
      </w:rPr>
    </w:lvl>
    <w:lvl w:ilvl="3" w:tplc="3856C03C">
      <w:start w:val="1"/>
      <w:numFmt w:val="bullet"/>
      <w:lvlText w:val=""/>
      <w:lvlJc w:val="left"/>
      <w:pPr>
        <w:ind w:left="2880" w:hanging="360"/>
      </w:pPr>
      <w:rPr>
        <w:rFonts w:ascii="Symbol" w:hAnsi="Symbol" w:hint="default"/>
      </w:rPr>
    </w:lvl>
    <w:lvl w:ilvl="4" w:tplc="3DB239F2">
      <w:start w:val="1"/>
      <w:numFmt w:val="bullet"/>
      <w:lvlText w:val="o"/>
      <w:lvlJc w:val="left"/>
      <w:pPr>
        <w:ind w:left="3600" w:hanging="360"/>
      </w:pPr>
      <w:rPr>
        <w:rFonts w:ascii="Courier New" w:hAnsi="Courier New" w:hint="default"/>
      </w:rPr>
    </w:lvl>
    <w:lvl w:ilvl="5" w:tplc="8ADC84D6">
      <w:start w:val="1"/>
      <w:numFmt w:val="bullet"/>
      <w:lvlText w:val=""/>
      <w:lvlJc w:val="left"/>
      <w:pPr>
        <w:ind w:left="4320" w:hanging="360"/>
      </w:pPr>
      <w:rPr>
        <w:rFonts w:ascii="Wingdings" w:hAnsi="Wingdings" w:hint="default"/>
      </w:rPr>
    </w:lvl>
    <w:lvl w:ilvl="6" w:tplc="754A0E98">
      <w:start w:val="1"/>
      <w:numFmt w:val="bullet"/>
      <w:lvlText w:val=""/>
      <w:lvlJc w:val="left"/>
      <w:pPr>
        <w:ind w:left="5040" w:hanging="360"/>
      </w:pPr>
      <w:rPr>
        <w:rFonts w:ascii="Symbol" w:hAnsi="Symbol" w:hint="default"/>
      </w:rPr>
    </w:lvl>
    <w:lvl w:ilvl="7" w:tplc="4FFC0DD6">
      <w:start w:val="1"/>
      <w:numFmt w:val="bullet"/>
      <w:lvlText w:val="o"/>
      <w:lvlJc w:val="left"/>
      <w:pPr>
        <w:ind w:left="5760" w:hanging="360"/>
      </w:pPr>
      <w:rPr>
        <w:rFonts w:ascii="Courier New" w:hAnsi="Courier New" w:hint="default"/>
      </w:rPr>
    </w:lvl>
    <w:lvl w:ilvl="8" w:tplc="3662BF48">
      <w:start w:val="1"/>
      <w:numFmt w:val="bullet"/>
      <w:lvlText w:val=""/>
      <w:lvlJc w:val="left"/>
      <w:pPr>
        <w:ind w:left="6480" w:hanging="360"/>
      </w:pPr>
      <w:rPr>
        <w:rFonts w:ascii="Wingdings" w:hAnsi="Wingdings" w:hint="default"/>
      </w:rPr>
    </w:lvl>
  </w:abstractNum>
  <w:abstractNum w:abstractNumId="23" w15:restartNumberingAfterBreak="0">
    <w:nsid w:val="57531DCD"/>
    <w:multiLevelType w:val="hybridMultilevel"/>
    <w:tmpl w:val="0B1ECEB0"/>
    <w:lvl w:ilvl="0" w:tplc="DD801BB8">
      <w:start w:val="1"/>
      <w:numFmt w:val="bullet"/>
      <w:lvlText w:val=""/>
      <w:lvlJc w:val="left"/>
      <w:pPr>
        <w:ind w:left="720" w:hanging="360"/>
      </w:pPr>
      <w:rPr>
        <w:rFonts w:ascii="Symbol" w:hAnsi="Symbol" w:hint="default"/>
      </w:rPr>
    </w:lvl>
    <w:lvl w:ilvl="1" w:tplc="E5185414">
      <w:start w:val="1"/>
      <w:numFmt w:val="bullet"/>
      <w:lvlText w:val="o"/>
      <w:lvlJc w:val="left"/>
      <w:pPr>
        <w:ind w:left="1440" w:hanging="360"/>
      </w:pPr>
      <w:rPr>
        <w:rFonts w:ascii="Courier New" w:hAnsi="Courier New" w:hint="default"/>
      </w:rPr>
    </w:lvl>
    <w:lvl w:ilvl="2" w:tplc="F3F2258E">
      <w:start w:val="1"/>
      <w:numFmt w:val="bullet"/>
      <w:lvlText w:val=""/>
      <w:lvlJc w:val="left"/>
      <w:pPr>
        <w:ind w:left="2160" w:hanging="360"/>
      </w:pPr>
      <w:rPr>
        <w:rFonts w:ascii="Wingdings" w:hAnsi="Wingdings" w:hint="default"/>
      </w:rPr>
    </w:lvl>
    <w:lvl w:ilvl="3" w:tplc="2EFE45D4">
      <w:start w:val="1"/>
      <w:numFmt w:val="bullet"/>
      <w:lvlText w:val=""/>
      <w:lvlJc w:val="left"/>
      <w:pPr>
        <w:ind w:left="2880" w:hanging="360"/>
      </w:pPr>
      <w:rPr>
        <w:rFonts w:ascii="Symbol" w:hAnsi="Symbol" w:hint="default"/>
      </w:rPr>
    </w:lvl>
    <w:lvl w:ilvl="4" w:tplc="5C22D796">
      <w:start w:val="1"/>
      <w:numFmt w:val="bullet"/>
      <w:lvlText w:val="o"/>
      <w:lvlJc w:val="left"/>
      <w:pPr>
        <w:ind w:left="3600" w:hanging="360"/>
      </w:pPr>
      <w:rPr>
        <w:rFonts w:ascii="Courier New" w:hAnsi="Courier New" w:hint="default"/>
      </w:rPr>
    </w:lvl>
    <w:lvl w:ilvl="5" w:tplc="56B6D6BC">
      <w:start w:val="1"/>
      <w:numFmt w:val="bullet"/>
      <w:lvlText w:val=""/>
      <w:lvlJc w:val="left"/>
      <w:pPr>
        <w:ind w:left="4320" w:hanging="360"/>
      </w:pPr>
      <w:rPr>
        <w:rFonts w:ascii="Wingdings" w:hAnsi="Wingdings" w:hint="default"/>
      </w:rPr>
    </w:lvl>
    <w:lvl w:ilvl="6" w:tplc="8D9051FC">
      <w:start w:val="1"/>
      <w:numFmt w:val="bullet"/>
      <w:lvlText w:val=""/>
      <w:lvlJc w:val="left"/>
      <w:pPr>
        <w:ind w:left="5040" w:hanging="360"/>
      </w:pPr>
      <w:rPr>
        <w:rFonts w:ascii="Symbol" w:hAnsi="Symbol" w:hint="default"/>
      </w:rPr>
    </w:lvl>
    <w:lvl w:ilvl="7" w:tplc="AAC01D6E">
      <w:start w:val="1"/>
      <w:numFmt w:val="bullet"/>
      <w:lvlText w:val="o"/>
      <w:lvlJc w:val="left"/>
      <w:pPr>
        <w:ind w:left="5760" w:hanging="360"/>
      </w:pPr>
      <w:rPr>
        <w:rFonts w:ascii="Courier New" w:hAnsi="Courier New" w:hint="default"/>
      </w:rPr>
    </w:lvl>
    <w:lvl w:ilvl="8" w:tplc="8E6A07AE">
      <w:start w:val="1"/>
      <w:numFmt w:val="bullet"/>
      <w:lvlText w:val=""/>
      <w:lvlJc w:val="left"/>
      <w:pPr>
        <w:ind w:left="6480" w:hanging="360"/>
      </w:pPr>
      <w:rPr>
        <w:rFonts w:ascii="Wingdings" w:hAnsi="Wingdings" w:hint="default"/>
      </w:rPr>
    </w:lvl>
  </w:abstractNum>
  <w:abstractNum w:abstractNumId="24" w15:restartNumberingAfterBreak="0">
    <w:nsid w:val="58DDE817"/>
    <w:multiLevelType w:val="hybridMultilevel"/>
    <w:tmpl w:val="5B16E71E"/>
    <w:lvl w:ilvl="0" w:tplc="0CBC09C2">
      <w:start w:val="1"/>
      <w:numFmt w:val="bullet"/>
      <w:lvlText w:val=""/>
      <w:lvlJc w:val="left"/>
      <w:pPr>
        <w:ind w:left="720" w:hanging="360"/>
      </w:pPr>
      <w:rPr>
        <w:rFonts w:ascii="Symbol" w:hAnsi="Symbol" w:hint="default"/>
      </w:rPr>
    </w:lvl>
    <w:lvl w:ilvl="1" w:tplc="D1D464E8">
      <w:start w:val="1"/>
      <w:numFmt w:val="bullet"/>
      <w:lvlText w:val="o"/>
      <w:lvlJc w:val="left"/>
      <w:pPr>
        <w:ind w:left="1440" w:hanging="360"/>
      </w:pPr>
      <w:rPr>
        <w:rFonts w:ascii="Courier New" w:hAnsi="Courier New" w:hint="default"/>
      </w:rPr>
    </w:lvl>
    <w:lvl w:ilvl="2" w:tplc="7F22E024">
      <w:start w:val="1"/>
      <w:numFmt w:val="bullet"/>
      <w:lvlText w:val=""/>
      <w:lvlJc w:val="left"/>
      <w:pPr>
        <w:ind w:left="2160" w:hanging="360"/>
      </w:pPr>
      <w:rPr>
        <w:rFonts w:ascii="Wingdings" w:hAnsi="Wingdings" w:hint="default"/>
      </w:rPr>
    </w:lvl>
    <w:lvl w:ilvl="3" w:tplc="8446D7A4">
      <w:start w:val="1"/>
      <w:numFmt w:val="bullet"/>
      <w:lvlText w:val=""/>
      <w:lvlJc w:val="left"/>
      <w:pPr>
        <w:ind w:left="2880" w:hanging="360"/>
      </w:pPr>
      <w:rPr>
        <w:rFonts w:ascii="Symbol" w:hAnsi="Symbol" w:hint="default"/>
      </w:rPr>
    </w:lvl>
    <w:lvl w:ilvl="4" w:tplc="4F4A6298">
      <w:start w:val="1"/>
      <w:numFmt w:val="bullet"/>
      <w:lvlText w:val="o"/>
      <w:lvlJc w:val="left"/>
      <w:pPr>
        <w:ind w:left="3600" w:hanging="360"/>
      </w:pPr>
      <w:rPr>
        <w:rFonts w:ascii="Courier New" w:hAnsi="Courier New" w:hint="default"/>
      </w:rPr>
    </w:lvl>
    <w:lvl w:ilvl="5" w:tplc="D7903E00">
      <w:start w:val="1"/>
      <w:numFmt w:val="bullet"/>
      <w:lvlText w:val=""/>
      <w:lvlJc w:val="left"/>
      <w:pPr>
        <w:ind w:left="4320" w:hanging="360"/>
      </w:pPr>
      <w:rPr>
        <w:rFonts w:ascii="Wingdings" w:hAnsi="Wingdings" w:hint="default"/>
      </w:rPr>
    </w:lvl>
    <w:lvl w:ilvl="6" w:tplc="000ACABE">
      <w:start w:val="1"/>
      <w:numFmt w:val="bullet"/>
      <w:lvlText w:val=""/>
      <w:lvlJc w:val="left"/>
      <w:pPr>
        <w:ind w:left="5040" w:hanging="360"/>
      </w:pPr>
      <w:rPr>
        <w:rFonts w:ascii="Symbol" w:hAnsi="Symbol" w:hint="default"/>
      </w:rPr>
    </w:lvl>
    <w:lvl w:ilvl="7" w:tplc="8E8C10FE">
      <w:start w:val="1"/>
      <w:numFmt w:val="bullet"/>
      <w:lvlText w:val="o"/>
      <w:lvlJc w:val="left"/>
      <w:pPr>
        <w:ind w:left="5760" w:hanging="360"/>
      </w:pPr>
      <w:rPr>
        <w:rFonts w:ascii="Courier New" w:hAnsi="Courier New" w:hint="default"/>
      </w:rPr>
    </w:lvl>
    <w:lvl w:ilvl="8" w:tplc="32FAF880">
      <w:start w:val="1"/>
      <w:numFmt w:val="bullet"/>
      <w:lvlText w:val=""/>
      <w:lvlJc w:val="left"/>
      <w:pPr>
        <w:ind w:left="6480" w:hanging="360"/>
      </w:pPr>
      <w:rPr>
        <w:rFonts w:ascii="Wingdings" w:hAnsi="Wingdings" w:hint="default"/>
      </w:rPr>
    </w:lvl>
  </w:abstractNum>
  <w:abstractNum w:abstractNumId="25" w15:restartNumberingAfterBreak="0">
    <w:nsid w:val="598D8AB8"/>
    <w:multiLevelType w:val="hybridMultilevel"/>
    <w:tmpl w:val="E48C757E"/>
    <w:lvl w:ilvl="0" w:tplc="DA22CFB8">
      <w:start w:val="1"/>
      <w:numFmt w:val="bullet"/>
      <w:lvlText w:val=""/>
      <w:lvlJc w:val="left"/>
      <w:pPr>
        <w:ind w:left="720" w:hanging="360"/>
      </w:pPr>
      <w:rPr>
        <w:rFonts w:ascii="Symbol" w:hAnsi="Symbol" w:hint="default"/>
      </w:rPr>
    </w:lvl>
    <w:lvl w:ilvl="1" w:tplc="3C726B02">
      <w:start w:val="1"/>
      <w:numFmt w:val="bullet"/>
      <w:lvlText w:val="o"/>
      <w:lvlJc w:val="left"/>
      <w:pPr>
        <w:ind w:left="1440" w:hanging="360"/>
      </w:pPr>
      <w:rPr>
        <w:rFonts w:ascii="Courier New" w:hAnsi="Courier New" w:hint="default"/>
      </w:rPr>
    </w:lvl>
    <w:lvl w:ilvl="2" w:tplc="A832049A">
      <w:start w:val="1"/>
      <w:numFmt w:val="bullet"/>
      <w:lvlText w:val=""/>
      <w:lvlJc w:val="left"/>
      <w:pPr>
        <w:ind w:left="2160" w:hanging="360"/>
      </w:pPr>
      <w:rPr>
        <w:rFonts w:ascii="Wingdings" w:hAnsi="Wingdings" w:hint="default"/>
      </w:rPr>
    </w:lvl>
    <w:lvl w:ilvl="3" w:tplc="F36AE96E">
      <w:start w:val="1"/>
      <w:numFmt w:val="bullet"/>
      <w:lvlText w:val=""/>
      <w:lvlJc w:val="left"/>
      <w:pPr>
        <w:ind w:left="2880" w:hanging="360"/>
      </w:pPr>
      <w:rPr>
        <w:rFonts w:ascii="Symbol" w:hAnsi="Symbol" w:hint="default"/>
      </w:rPr>
    </w:lvl>
    <w:lvl w:ilvl="4" w:tplc="DC6CC7C8">
      <w:start w:val="1"/>
      <w:numFmt w:val="bullet"/>
      <w:lvlText w:val="o"/>
      <w:lvlJc w:val="left"/>
      <w:pPr>
        <w:ind w:left="3600" w:hanging="360"/>
      </w:pPr>
      <w:rPr>
        <w:rFonts w:ascii="Courier New" w:hAnsi="Courier New" w:hint="default"/>
      </w:rPr>
    </w:lvl>
    <w:lvl w:ilvl="5" w:tplc="D6784CB6">
      <w:start w:val="1"/>
      <w:numFmt w:val="bullet"/>
      <w:lvlText w:val=""/>
      <w:lvlJc w:val="left"/>
      <w:pPr>
        <w:ind w:left="4320" w:hanging="360"/>
      </w:pPr>
      <w:rPr>
        <w:rFonts w:ascii="Wingdings" w:hAnsi="Wingdings" w:hint="default"/>
      </w:rPr>
    </w:lvl>
    <w:lvl w:ilvl="6" w:tplc="6F36CD42">
      <w:start w:val="1"/>
      <w:numFmt w:val="bullet"/>
      <w:lvlText w:val=""/>
      <w:lvlJc w:val="left"/>
      <w:pPr>
        <w:ind w:left="5040" w:hanging="360"/>
      </w:pPr>
      <w:rPr>
        <w:rFonts w:ascii="Symbol" w:hAnsi="Symbol" w:hint="default"/>
      </w:rPr>
    </w:lvl>
    <w:lvl w:ilvl="7" w:tplc="FEB4F566">
      <w:start w:val="1"/>
      <w:numFmt w:val="bullet"/>
      <w:lvlText w:val="o"/>
      <w:lvlJc w:val="left"/>
      <w:pPr>
        <w:ind w:left="5760" w:hanging="360"/>
      </w:pPr>
      <w:rPr>
        <w:rFonts w:ascii="Courier New" w:hAnsi="Courier New" w:hint="default"/>
      </w:rPr>
    </w:lvl>
    <w:lvl w:ilvl="8" w:tplc="13C24FF6">
      <w:start w:val="1"/>
      <w:numFmt w:val="bullet"/>
      <w:lvlText w:val=""/>
      <w:lvlJc w:val="left"/>
      <w:pPr>
        <w:ind w:left="6480" w:hanging="360"/>
      </w:pPr>
      <w:rPr>
        <w:rFonts w:ascii="Wingdings" w:hAnsi="Wingdings" w:hint="default"/>
      </w:rPr>
    </w:lvl>
  </w:abstractNum>
  <w:abstractNum w:abstractNumId="26" w15:restartNumberingAfterBreak="0">
    <w:nsid w:val="5A57CF2C"/>
    <w:multiLevelType w:val="hybridMultilevel"/>
    <w:tmpl w:val="915A8FDA"/>
    <w:lvl w:ilvl="0" w:tplc="46545D2C">
      <w:start w:val="1"/>
      <w:numFmt w:val="bullet"/>
      <w:lvlText w:val=""/>
      <w:lvlJc w:val="left"/>
      <w:pPr>
        <w:ind w:left="720" w:hanging="360"/>
      </w:pPr>
      <w:rPr>
        <w:rFonts w:ascii="Symbol" w:hAnsi="Symbol" w:hint="default"/>
      </w:rPr>
    </w:lvl>
    <w:lvl w:ilvl="1" w:tplc="D6FAABFE">
      <w:start w:val="1"/>
      <w:numFmt w:val="bullet"/>
      <w:lvlText w:val="o"/>
      <w:lvlJc w:val="left"/>
      <w:pPr>
        <w:ind w:left="1440" w:hanging="360"/>
      </w:pPr>
      <w:rPr>
        <w:rFonts w:ascii="Courier New" w:hAnsi="Courier New" w:hint="default"/>
      </w:rPr>
    </w:lvl>
    <w:lvl w:ilvl="2" w:tplc="CBBC6DC4">
      <w:start w:val="1"/>
      <w:numFmt w:val="bullet"/>
      <w:lvlText w:val=""/>
      <w:lvlJc w:val="left"/>
      <w:pPr>
        <w:ind w:left="2160" w:hanging="360"/>
      </w:pPr>
      <w:rPr>
        <w:rFonts w:ascii="Wingdings" w:hAnsi="Wingdings" w:hint="default"/>
      </w:rPr>
    </w:lvl>
    <w:lvl w:ilvl="3" w:tplc="73AC15EA">
      <w:start w:val="1"/>
      <w:numFmt w:val="bullet"/>
      <w:lvlText w:val=""/>
      <w:lvlJc w:val="left"/>
      <w:pPr>
        <w:ind w:left="2880" w:hanging="360"/>
      </w:pPr>
      <w:rPr>
        <w:rFonts w:ascii="Symbol" w:hAnsi="Symbol" w:hint="default"/>
      </w:rPr>
    </w:lvl>
    <w:lvl w:ilvl="4" w:tplc="06AC6504">
      <w:start w:val="1"/>
      <w:numFmt w:val="bullet"/>
      <w:lvlText w:val="o"/>
      <w:lvlJc w:val="left"/>
      <w:pPr>
        <w:ind w:left="3600" w:hanging="360"/>
      </w:pPr>
      <w:rPr>
        <w:rFonts w:ascii="Courier New" w:hAnsi="Courier New" w:hint="default"/>
      </w:rPr>
    </w:lvl>
    <w:lvl w:ilvl="5" w:tplc="B69E3F14">
      <w:start w:val="1"/>
      <w:numFmt w:val="bullet"/>
      <w:lvlText w:val=""/>
      <w:lvlJc w:val="left"/>
      <w:pPr>
        <w:ind w:left="4320" w:hanging="360"/>
      </w:pPr>
      <w:rPr>
        <w:rFonts w:ascii="Wingdings" w:hAnsi="Wingdings" w:hint="default"/>
      </w:rPr>
    </w:lvl>
    <w:lvl w:ilvl="6" w:tplc="45A09B56">
      <w:start w:val="1"/>
      <w:numFmt w:val="bullet"/>
      <w:lvlText w:val=""/>
      <w:lvlJc w:val="left"/>
      <w:pPr>
        <w:ind w:left="5040" w:hanging="360"/>
      </w:pPr>
      <w:rPr>
        <w:rFonts w:ascii="Symbol" w:hAnsi="Symbol" w:hint="default"/>
      </w:rPr>
    </w:lvl>
    <w:lvl w:ilvl="7" w:tplc="ACFE13F8">
      <w:start w:val="1"/>
      <w:numFmt w:val="bullet"/>
      <w:lvlText w:val="o"/>
      <w:lvlJc w:val="left"/>
      <w:pPr>
        <w:ind w:left="5760" w:hanging="360"/>
      </w:pPr>
      <w:rPr>
        <w:rFonts w:ascii="Courier New" w:hAnsi="Courier New" w:hint="default"/>
      </w:rPr>
    </w:lvl>
    <w:lvl w:ilvl="8" w:tplc="57086A88">
      <w:start w:val="1"/>
      <w:numFmt w:val="bullet"/>
      <w:lvlText w:val=""/>
      <w:lvlJc w:val="left"/>
      <w:pPr>
        <w:ind w:left="6480" w:hanging="360"/>
      </w:pPr>
      <w:rPr>
        <w:rFonts w:ascii="Wingdings" w:hAnsi="Wingdings" w:hint="default"/>
      </w:rPr>
    </w:lvl>
  </w:abstractNum>
  <w:abstractNum w:abstractNumId="27" w15:restartNumberingAfterBreak="0">
    <w:nsid w:val="5BA21F59"/>
    <w:multiLevelType w:val="hybridMultilevel"/>
    <w:tmpl w:val="AE6AC226"/>
    <w:lvl w:ilvl="0" w:tplc="E676E6E4">
      <w:start w:val="1"/>
      <w:numFmt w:val="bullet"/>
      <w:lvlText w:val=""/>
      <w:lvlJc w:val="left"/>
      <w:pPr>
        <w:ind w:left="720" w:hanging="360"/>
      </w:pPr>
      <w:rPr>
        <w:rFonts w:ascii="Symbol" w:hAnsi="Symbol" w:hint="default"/>
      </w:rPr>
    </w:lvl>
    <w:lvl w:ilvl="1" w:tplc="78720FB2">
      <w:start w:val="1"/>
      <w:numFmt w:val="bullet"/>
      <w:lvlText w:val="o"/>
      <w:lvlJc w:val="left"/>
      <w:pPr>
        <w:ind w:left="1440" w:hanging="360"/>
      </w:pPr>
      <w:rPr>
        <w:rFonts w:ascii="Courier New" w:hAnsi="Courier New" w:hint="default"/>
      </w:rPr>
    </w:lvl>
    <w:lvl w:ilvl="2" w:tplc="61404BA2">
      <w:start w:val="1"/>
      <w:numFmt w:val="bullet"/>
      <w:lvlText w:val=""/>
      <w:lvlJc w:val="left"/>
      <w:pPr>
        <w:ind w:left="2160" w:hanging="360"/>
      </w:pPr>
      <w:rPr>
        <w:rFonts w:ascii="Wingdings" w:hAnsi="Wingdings" w:hint="default"/>
      </w:rPr>
    </w:lvl>
    <w:lvl w:ilvl="3" w:tplc="E69EBD26">
      <w:start w:val="1"/>
      <w:numFmt w:val="bullet"/>
      <w:lvlText w:val=""/>
      <w:lvlJc w:val="left"/>
      <w:pPr>
        <w:ind w:left="2880" w:hanging="360"/>
      </w:pPr>
      <w:rPr>
        <w:rFonts w:ascii="Symbol" w:hAnsi="Symbol" w:hint="default"/>
      </w:rPr>
    </w:lvl>
    <w:lvl w:ilvl="4" w:tplc="0D9EC278">
      <w:start w:val="1"/>
      <w:numFmt w:val="bullet"/>
      <w:lvlText w:val="o"/>
      <w:lvlJc w:val="left"/>
      <w:pPr>
        <w:ind w:left="3600" w:hanging="360"/>
      </w:pPr>
      <w:rPr>
        <w:rFonts w:ascii="Courier New" w:hAnsi="Courier New" w:hint="default"/>
      </w:rPr>
    </w:lvl>
    <w:lvl w:ilvl="5" w:tplc="2DC2EC5A">
      <w:start w:val="1"/>
      <w:numFmt w:val="bullet"/>
      <w:lvlText w:val=""/>
      <w:lvlJc w:val="left"/>
      <w:pPr>
        <w:ind w:left="4320" w:hanging="360"/>
      </w:pPr>
      <w:rPr>
        <w:rFonts w:ascii="Wingdings" w:hAnsi="Wingdings" w:hint="default"/>
      </w:rPr>
    </w:lvl>
    <w:lvl w:ilvl="6" w:tplc="D3586B08">
      <w:start w:val="1"/>
      <w:numFmt w:val="bullet"/>
      <w:lvlText w:val=""/>
      <w:lvlJc w:val="left"/>
      <w:pPr>
        <w:ind w:left="5040" w:hanging="360"/>
      </w:pPr>
      <w:rPr>
        <w:rFonts w:ascii="Symbol" w:hAnsi="Symbol" w:hint="default"/>
      </w:rPr>
    </w:lvl>
    <w:lvl w:ilvl="7" w:tplc="69BCEBC4">
      <w:start w:val="1"/>
      <w:numFmt w:val="bullet"/>
      <w:lvlText w:val="o"/>
      <w:lvlJc w:val="left"/>
      <w:pPr>
        <w:ind w:left="5760" w:hanging="360"/>
      </w:pPr>
      <w:rPr>
        <w:rFonts w:ascii="Courier New" w:hAnsi="Courier New" w:hint="default"/>
      </w:rPr>
    </w:lvl>
    <w:lvl w:ilvl="8" w:tplc="82DA7E96">
      <w:start w:val="1"/>
      <w:numFmt w:val="bullet"/>
      <w:lvlText w:val=""/>
      <w:lvlJc w:val="left"/>
      <w:pPr>
        <w:ind w:left="6480" w:hanging="360"/>
      </w:pPr>
      <w:rPr>
        <w:rFonts w:ascii="Wingdings" w:hAnsi="Wingdings" w:hint="default"/>
      </w:rPr>
    </w:lvl>
  </w:abstractNum>
  <w:abstractNum w:abstractNumId="28" w15:restartNumberingAfterBreak="0">
    <w:nsid w:val="5C3F387F"/>
    <w:multiLevelType w:val="hybridMultilevel"/>
    <w:tmpl w:val="063CA73C"/>
    <w:lvl w:ilvl="0" w:tplc="FFD2CFBC">
      <w:start w:val="4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673BCD"/>
    <w:multiLevelType w:val="hybridMultilevel"/>
    <w:tmpl w:val="4BD0E394"/>
    <w:lvl w:ilvl="0" w:tplc="4DF892A0">
      <w:start w:val="1"/>
      <w:numFmt w:val="bullet"/>
      <w:lvlText w:val=""/>
      <w:lvlJc w:val="left"/>
      <w:pPr>
        <w:ind w:left="720" w:hanging="360"/>
      </w:pPr>
      <w:rPr>
        <w:rFonts w:ascii="Symbol" w:hAnsi="Symbol" w:hint="default"/>
      </w:rPr>
    </w:lvl>
    <w:lvl w:ilvl="1" w:tplc="98C08F84">
      <w:start w:val="1"/>
      <w:numFmt w:val="bullet"/>
      <w:lvlText w:val="o"/>
      <w:lvlJc w:val="left"/>
      <w:pPr>
        <w:ind w:left="1440" w:hanging="360"/>
      </w:pPr>
      <w:rPr>
        <w:rFonts w:ascii="Courier New" w:hAnsi="Courier New" w:hint="default"/>
      </w:rPr>
    </w:lvl>
    <w:lvl w:ilvl="2" w:tplc="32EA8674">
      <w:start w:val="1"/>
      <w:numFmt w:val="bullet"/>
      <w:lvlText w:val=""/>
      <w:lvlJc w:val="left"/>
      <w:pPr>
        <w:ind w:left="2160" w:hanging="360"/>
      </w:pPr>
      <w:rPr>
        <w:rFonts w:ascii="Wingdings" w:hAnsi="Wingdings" w:hint="default"/>
      </w:rPr>
    </w:lvl>
    <w:lvl w:ilvl="3" w:tplc="88C432C8">
      <w:start w:val="1"/>
      <w:numFmt w:val="bullet"/>
      <w:lvlText w:val=""/>
      <w:lvlJc w:val="left"/>
      <w:pPr>
        <w:ind w:left="2880" w:hanging="360"/>
      </w:pPr>
      <w:rPr>
        <w:rFonts w:ascii="Symbol" w:hAnsi="Symbol" w:hint="default"/>
      </w:rPr>
    </w:lvl>
    <w:lvl w:ilvl="4" w:tplc="B3A41438">
      <w:start w:val="1"/>
      <w:numFmt w:val="bullet"/>
      <w:lvlText w:val="o"/>
      <w:lvlJc w:val="left"/>
      <w:pPr>
        <w:ind w:left="3600" w:hanging="360"/>
      </w:pPr>
      <w:rPr>
        <w:rFonts w:ascii="Courier New" w:hAnsi="Courier New" w:hint="default"/>
      </w:rPr>
    </w:lvl>
    <w:lvl w:ilvl="5" w:tplc="287A1724">
      <w:start w:val="1"/>
      <w:numFmt w:val="bullet"/>
      <w:lvlText w:val=""/>
      <w:lvlJc w:val="left"/>
      <w:pPr>
        <w:ind w:left="4320" w:hanging="360"/>
      </w:pPr>
      <w:rPr>
        <w:rFonts w:ascii="Wingdings" w:hAnsi="Wingdings" w:hint="default"/>
      </w:rPr>
    </w:lvl>
    <w:lvl w:ilvl="6" w:tplc="35DCAC6A">
      <w:start w:val="1"/>
      <w:numFmt w:val="bullet"/>
      <w:lvlText w:val=""/>
      <w:lvlJc w:val="left"/>
      <w:pPr>
        <w:ind w:left="5040" w:hanging="360"/>
      </w:pPr>
      <w:rPr>
        <w:rFonts w:ascii="Symbol" w:hAnsi="Symbol" w:hint="default"/>
      </w:rPr>
    </w:lvl>
    <w:lvl w:ilvl="7" w:tplc="0924E966">
      <w:start w:val="1"/>
      <w:numFmt w:val="bullet"/>
      <w:lvlText w:val="o"/>
      <w:lvlJc w:val="left"/>
      <w:pPr>
        <w:ind w:left="5760" w:hanging="360"/>
      </w:pPr>
      <w:rPr>
        <w:rFonts w:ascii="Courier New" w:hAnsi="Courier New" w:hint="default"/>
      </w:rPr>
    </w:lvl>
    <w:lvl w:ilvl="8" w:tplc="77569308">
      <w:start w:val="1"/>
      <w:numFmt w:val="bullet"/>
      <w:lvlText w:val=""/>
      <w:lvlJc w:val="left"/>
      <w:pPr>
        <w:ind w:left="6480" w:hanging="360"/>
      </w:pPr>
      <w:rPr>
        <w:rFonts w:ascii="Wingdings" w:hAnsi="Wingdings" w:hint="default"/>
      </w:rPr>
    </w:lvl>
  </w:abstractNum>
  <w:abstractNum w:abstractNumId="30" w15:restartNumberingAfterBreak="0">
    <w:nsid w:val="6588ABE0"/>
    <w:multiLevelType w:val="hybridMultilevel"/>
    <w:tmpl w:val="FE14096E"/>
    <w:lvl w:ilvl="0" w:tplc="02D4BCC2">
      <w:start w:val="1"/>
      <w:numFmt w:val="bullet"/>
      <w:lvlText w:val=""/>
      <w:lvlJc w:val="left"/>
      <w:pPr>
        <w:ind w:left="720" w:hanging="360"/>
      </w:pPr>
      <w:rPr>
        <w:rFonts w:ascii="Symbol" w:hAnsi="Symbol" w:hint="default"/>
      </w:rPr>
    </w:lvl>
    <w:lvl w:ilvl="1" w:tplc="D52A5650">
      <w:start w:val="1"/>
      <w:numFmt w:val="bullet"/>
      <w:lvlText w:val="o"/>
      <w:lvlJc w:val="left"/>
      <w:pPr>
        <w:ind w:left="1440" w:hanging="360"/>
      </w:pPr>
      <w:rPr>
        <w:rFonts w:ascii="Courier New" w:hAnsi="Courier New" w:hint="default"/>
      </w:rPr>
    </w:lvl>
    <w:lvl w:ilvl="2" w:tplc="AA62FC54">
      <w:start w:val="1"/>
      <w:numFmt w:val="bullet"/>
      <w:lvlText w:val=""/>
      <w:lvlJc w:val="left"/>
      <w:pPr>
        <w:ind w:left="2160" w:hanging="360"/>
      </w:pPr>
      <w:rPr>
        <w:rFonts w:ascii="Wingdings" w:hAnsi="Wingdings" w:hint="default"/>
      </w:rPr>
    </w:lvl>
    <w:lvl w:ilvl="3" w:tplc="B06827CC">
      <w:start w:val="1"/>
      <w:numFmt w:val="bullet"/>
      <w:lvlText w:val=""/>
      <w:lvlJc w:val="left"/>
      <w:pPr>
        <w:ind w:left="2880" w:hanging="360"/>
      </w:pPr>
      <w:rPr>
        <w:rFonts w:ascii="Symbol" w:hAnsi="Symbol" w:hint="default"/>
      </w:rPr>
    </w:lvl>
    <w:lvl w:ilvl="4" w:tplc="1D780690">
      <w:start w:val="1"/>
      <w:numFmt w:val="bullet"/>
      <w:lvlText w:val="o"/>
      <w:lvlJc w:val="left"/>
      <w:pPr>
        <w:ind w:left="3600" w:hanging="360"/>
      </w:pPr>
      <w:rPr>
        <w:rFonts w:ascii="Courier New" w:hAnsi="Courier New" w:hint="default"/>
      </w:rPr>
    </w:lvl>
    <w:lvl w:ilvl="5" w:tplc="01D0E5DA">
      <w:start w:val="1"/>
      <w:numFmt w:val="bullet"/>
      <w:lvlText w:val=""/>
      <w:lvlJc w:val="left"/>
      <w:pPr>
        <w:ind w:left="4320" w:hanging="360"/>
      </w:pPr>
      <w:rPr>
        <w:rFonts w:ascii="Wingdings" w:hAnsi="Wingdings" w:hint="default"/>
      </w:rPr>
    </w:lvl>
    <w:lvl w:ilvl="6" w:tplc="70F4C1FC">
      <w:start w:val="1"/>
      <w:numFmt w:val="bullet"/>
      <w:lvlText w:val=""/>
      <w:lvlJc w:val="left"/>
      <w:pPr>
        <w:ind w:left="5040" w:hanging="360"/>
      </w:pPr>
      <w:rPr>
        <w:rFonts w:ascii="Symbol" w:hAnsi="Symbol" w:hint="default"/>
      </w:rPr>
    </w:lvl>
    <w:lvl w:ilvl="7" w:tplc="52FABF66">
      <w:start w:val="1"/>
      <w:numFmt w:val="bullet"/>
      <w:lvlText w:val="o"/>
      <w:lvlJc w:val="left"/>
      <w:pPr>
        <w:ind w:left="5760" w:hanging="360"/>
      </w:pPr>
      <w:rPr>
        <w:rFonts w:ascii="Courier New" w:hAnsi="Courier New" w:hint="default"/>
      </w:rPr>
    </w:lvl>
    <w:lvl w:ilvl="8" w:tplc="3FDEA656">
      <w:start w:val="1"/>
      <w:numFmt w:val="bullet"/>
      <w:lvlText w:val=""/>
      <w:lvlJc w:val="left"/>
      <w:pPr>
        <w:ind w:left="6480" w:hanging="360"/>
      </w:pPr>
      <w:rPr>
        <w:rFonts w:ascii="Wingdings" w:hAnsi="Wingdings" w:hint="default"/>
      </w:rPr>
    </w:lvl>
  </w:abstractNum>
  <w:abstractNum w:abstractNumId="31" w15:restartNumberingAfterBreak="0">
    <w:nsid w:val="663D5767"/>
    <w:multiLevelType w:val="hybridMultilevel"/>
    <w:tmpl w:val="523C1802"/>
    <w:lvl w:ilvl="0" w:tplc="75326702">
      <w:start w:val="1"/>
      <w:numFmt w:val="bullet"/>
      <w:lvlText w:val="-"/>
      <w:lvlJc w:val="left"/>
      <w:pPr>
        <w:ind w:left="720" w:hanging="360"/>
      </w:pPr>
      <w:rPr>
        <w:rFonts w:ascii="Calibri" w:hAnsi="Calibri" w:hint="default"/>
      </w:rPr>
    </w:lvl>
    <w:lvl w:ilvl="1" w:tplc="5412CE80">
      <w:start w:val="1"/>
      <w:numFmt w:val="bullet"/>
      <w:lvlText w:val="o"/>
      <w:lvlJc w:val="left"/>
      <w:pPr>
        <w:ind w:left="1440" w:hanging="360"/>
      </w:pPr>
      <w:rPr>
        <w:rFonts w:ascii="Courier New" w:hAnsi="Courier New" w:hint="default"/>
      </w:rPr>
    </w:lvl>
    <w:lvl w:ilvl="2" w:tplc="78CC8834">
      <w:start w:val="1"/>
      <w:numFmt w:val="bullet"/>
      <w:lvlText w:val=""/>
      <w:lvlJc w:val="left"/>
      <w:pPr>
        <w:ind w:left="2160" w:hanging="360"/>
      </w:pPr>
      <w:rPr>
        <w:rFonts w:ascii="Wingdings" w:hAnsi="Wingdings" w:hint="default"/>
      </w:rPr>
    </w:lvl>
    <w:lvl w:ilvl="3" w:tplc="CDD4B548">
      <w:start w:val="1"/>
      <w:numFmt w:val="bullet"/>
      <w:lvlText w:val=""/>
      <w:lvlJc w:val="left"/>
      <w:pPr>
        <w:ind w:left="2880" w:hanging="360"/>
      </w:pPr>
      <w:rPr>
        <w:rFonts w:ascii="Symbol" w:hAnsi="Symbol" w:hint="default"/>
      </w:rPr>
    </w:lvl>
    <w:lvl w:ilvl="4" w:tplc="F8E6359A">
      <w:start w:val="1"/>
      <w:numFmt w:val="bullet"/>
      <w:lvlText w:val="o"/>
      <w:lvlJc w:val="left"/>
      <w:pPr>
        <w:ind w:left="3600" w:hanging="360"/>
      </w:pPr>
      <w:rPr>
        <w:rFonts w:ascii="Courier New" w:hAnsi="Courier New" w:hint="default"/>
      </w:rPr>
    </w:lvl>
    <w:lvl w:ilvl="5" w:tplc="A2840BB0">
      <w:start w:val="1"/>
      <w:numFmt w:val="bullet"/>
      <w:lvlText w:val=""/>
      <w:lvlJc w:val="left"/>
      <w:pPr>
        <w:ind w:left="4320" w:hanging="360"/>
      </w:pPr>
      <w:rPr>
        <w:rFonts w:ascii="Wingdings" w:hAnsi="Wingdings" w:hint="default"/>
      </w:rPr>
    </w:lvl>
    <w:lvl w:ilvl="6" w:tplc="99BEB96A">
      <w:start w:val="1"/>
      <w:numFmt w:val="bullet"/>
      <w:lvlText w:val=""/>
      <w:lvlJc w:val="left"/>
      <w:pPr>
        <w:ind w:left="5040" w:hanging="360"/>
      </w:pPr>
      <w:rPr>
        <w:rFonts w:ascii="Symbol" w:hAnsi="Symbol" w:hint="default"/>
      </w:rPr>
    </w:lvl>
    <w:lvl w:ilvl="7" w:tplc="A7C2475E">
      <w:start w:val="1"/>
      <w:numFmt w:val="bullet"/>
      <w:lvlText w:val="o"/>
      <w:lvlJc w:val="left"/>
      <w:pPr>
        <w:ind w:left="5760" w:hanging="360"/>
      </w:pPr>
      <w:rPr>
        <w:rFonts w:ascii="Courier New" w:hAnsi="Courier New" w:hint="default"/>
      </w:rPr>
    </w:lvl>
    <w:lvl w:ilvl="8" w:tplc="3B26ADA0">
      <w:start w:val="1"/>
      <w:numFmt w:val="bullet"/>
      <w:lvlText w:val=""/>
      <w:lvlJc w:val="left"/>
      <w:pPr>
        <w:ind w:left="6480" w:hanging="360"/>
      </w:pPr>
      <w:rPr>
        <w:rFonts w:ascii="Wingdings" w:hAnsi="Wingdings" w:hint="default"/>
      </w:rPr>
    </w:lvl>
  </w:abstractNum>
  <w:abstractNum w:abstractNumId="32" w15:restartNumberingAfterBreak="0">
    <w:nsid w:val="701357DB"/>
    <w:multiLevelType w:val="hybridMultilevel"/>
    <w:tmpl w:val="B4467BD4"/>
    <w:lvl w:ilvl="0" w:tplc="0DBE8840">
      <w:start w:val="1"/>
      <w:numFmt w:val="bullet"/>
      <w:lvlText w:val=""/>
      <w:lvlJc w:val="left"/>
      <w:pPr>
        <w:ind w:left="720" w:hanging="360"/>
      </w:pPr>
      <w:rPr>
        <w:rFonts w:ascii="Symbol" w:hAnsi="Symbol" w:hint="default"/>
      </w:rPr>
    </w:lvl>
    <w:lvl w:ilvl="1" w:tplc="A8426412">
      <w:start w:val="1"/>
      <w:numFmt w:val="bullet"/>
      <w:lvlText w:val="o"/>
      <w:lvlJc w:val="left"/>
      <w:pPr>
        <w:ind w:left="1440" w:hanging="360"/>
      </w:pPr>
      <w:rPr>
        <w:rFonts w:ascii="Courier New" w:hAnsi="Courier New" w:hint="default"/>
      </w:rPr>
    </w:lvl>
    <w:lvl w:ilvl="2" w:tplc="5E545252">
      <w:start w:val="1"/>
      <w:numFmt w:val="bullet"/>
      <w:lvlText w:val=""/>
      <w:lvlJc w:val="left"/>
      <w:pPr>
        <w:ind w:left="2160" w:hanging="360"/>
      </w:pPr>
      <w:rPr>
        <w:rFonts w:ascii="Wingdings" w:hAnsi="Wingdings" w:hint="default"/>
      </w:rPr>
    </w:lvl>
    <w:lvl w:ilvl="3" w:tplc="94284EE6">
      <w:start w:val="1"/>
      <w:numFmt w:val="bullet"/>
      <w:lvlText w:val=""/>
      <w:lvlJc w:val="left"/>
      <w:pPr>
        <w:ind w:left="2880" w:hanging="360"/>
      </w:pPr>
      <w:rPr>
        <w:rFonts w:ascii="Symbol" w:hAnsi="Symbol" w:hint="default"/>
      </w:rPr>
    </w:lvl>
    <w:lvl w:ilvl="4" w:tplc="58DEA320">
      <w:start w:val="1"/>
      <w:numFmt w:val="bullet"/>
      <w:lvlText w:val="o"/>
      <w:lvlJc w:val="left"/>
      <w:pPr>
        <w:ind w:left="3600" w:hanging="360"/>
      </w:pPr>
      <w:rPr>
        <w:rFonts w:ascii="Courier New" w:hAnsi="Courier New" w:hint="default"/>
      </w:rPr>
    </w:lvl>
    <w:lvl w:ilvl="5" w:tplc="B2FAD38E">
      <w:start w:val="1"/>
      <w:numFmt w:val="bullet"/>
      <w:lvlText w:val=""/>
      <w:lvlJc w:val="left"/>
      <w:pPr>
        <w:ind w:left="4320" w:hanging="360"/>
      </w:pPr>
      <w:rPr>
        <w:rFonts w:ascii="Wingdings" w:hAnsi="Wingdings" w:hint="default"/>
      </w:rPr>
    </w:lvl>
    <w:lvl w:ilvl="6" w:tplc="A5E8270C">
      <w:start w:val="1"/>
      <w:numFmt w:val="bullet"/>
      <w:lvlText w:val=""/>
      <w:lvlJc w:val="left"/>
      <w:pPr>
        <w:ind w:left="5040" w:hanging="360"/>
      </w:pPr>
      <w:rPr>
        <w:rFonts w:ascii="Symbol" w:hAnsi="Symbol" w:hint="default"/>
      </w:rPr>
    </w:lvl>
    <w:lvl w:ilvl="7" w:tplc="451A4202">
      <w:start w:val="1"/>
      <w:numFmt w:val="bullet"/>
      <w:lvlText w:val="o"/>
      <w:lvlJc w:val="left"/>
      <w:pPr>
        <w:ind w:left="5760" w:hanging="360"/>
      </w:pPr>
      <w:rPr>
        <w:rFonts w:ascii="Courier New" w:hAnsi="Courier New" w:hint="default"/>
      </w:rPr>
    </w:lvl>
    <w:lvl w:ilvl="8" w:tplc="CAF0D5FC">
      <w:start w:val="1"/>
      <w:numFmt w:val="bullet"/>
      <w:lvlText w:val=""/>
      <w:lvlJc w:val="left"/>
      <w:pPr>
        <w:ind w:left="6480" w:hanging="360"/>
      </w:pPr>
      <w:rPr>
        <w:rFonts w:ascii="Wingdings" w:hAnsi="Wingdings" w:hint="default"/>
      </w:rPr>
    </w:lvl>
  </w:abstractNum>
  <w:abstractNum w:abstractNumId="33" w15:restartNumberingAfterBreak="0">
    <w:nsid w:val="72C281AA"/>
    <w:multiLevelType w:val="hybridMultilevel"/>
    <w:tmpl w:val="2DA22F70"/>
    <w:lvl w:ilvl="0" w:tplc="279E4D84">
      <w:start w:val="1"/>
      <w:numFmt w:val="bullet"/>
      <w:lvlText w:val=""/>
      <w:lvlJc w:val="left"/>
      <w:pPr>
        <w:ind w:left="720" w:hanging="360"/>
      </w:pPr>
      <w:rPr>
        <w:rFonts w:ascii="Symbol" w:hAnsi="Symbol" w:hint="default"/>
      </w:rPr>
    </w:lvl>
    <w:lvl w:ilvl="1" w:tplc="281AD3F8">
      <w:start w:val="1"/>
      <w:numFmt w:val="bullet"/>
      <w:lvlText w:val="o"/>
      <w:lvlJc w:val="left"/>
      <w:pPr>
        <w:ind w:left="1440" w:hanging="360"/>
      </w:pPr>
      <w:rPr>
        <w:rFonts w:ascii="Courier New" w:hAnsi="Courier New" w:hint="default"/>
      </w:rPr>
    </w:lvl>
    <w:lvl w:ilvl="2" w:tplc="6EC056AE">
      <w:start w:val="1"/>
      <w:numFmt w:val="bullet"/>
      <w:lvlText w:val=""/>
      <w:lvlJc w:val="left"/>
      <w:pPr>
        <w:ind w:left="2160" w:hanging="360"/>
      </w:pPr>
      <w:rPr>
        <w:rFonts w:ascii="Wingdings" w:hAnsi="Wingdings" w:hint="default"/>
      </w:rPr>
    </w:lvl>
    <w:lvl w:ilvl="3" w:tplc="B94E7E9A">
      <w:start w:val="1"/>
      <w:numFmt w:val="bullet"/>
      <w:lvlText w:val=""/>
      <w:lvlJc w:val="left"/>
      <w:pPr>
        <w:ind w:left="2880" w:hanging="360"/>
      </w:pPr>
      <w:rPr>
        <w:rFonts w:ascii="Symbol" w:hAnsi="Symbol" w:hint="default"/>
      </w:rPr>
    </w:lvl>
    <w:lvl w:ilvl="4" w:tplc="5240FC3A">
      <w:start w:val="1"/>
      <w:numFmt w:val="bullet"/>
      <w:lvlText w:val="o"/>
      <w:lvlJc w:val="left"/>
      <w:pPr>
        <w:ind w:left="3600" w:hanging="360"/>
      </w:pPr>
      <w:rPr>
        <w:rFonts w:ascii="Courier New" w:hAnsi="Courier New" w:hint="default"/>
      </w:rPr>
    </w:lvl>
    <w:lvl w:ilvl="5" w:tplc="CA2EF7DC">
      <w:start w:val="1"/>
      <w:numFmt w:val="bullet"/>
      <w:lvlText w:val=""/>
      <w:lvlJc w:val="left"/>
      <w:pPr>
        <w:ind w:left="4320" w:hanging="360"/>
      </w:pPr>
      <w:rPr>
        <w:rFonts w:ascii="Wingdings" w:hAnsi="Wingdings" w:hint="default"/>
      </w:rPr>
    </w:lvl>
    <w:lvl w:ilvl="6" w:tplc="3A56804C">
      <w:start w:val="1"/>
      <w:numFmt w:val="bullet"/>
      <w:lvlText w:val=""/>
      <w:lvlJc w:val="left"/>
      <w:pPr>
        <w:ind w:left="5040" w:hanging="360"/>
      </w:pPr>
      <w:rPr>
        <w:rFonts w:ascii="Symbol" w:hAnsi="Symbol" w:hint="default"/>
      </w:rPr>
    </w:lvl>
    <w:lvl w:ilvl="7" w:tplc="6018FFDC">
      <w:start w:val="1"/>
      <w:numFmt w:val="bullet"/>
      <w:lvlText w:val="o"/>
      <w:lvlJc w:val="left"/>
      <w:pPr>
        <w:ind w:left="5760" w:hanging="360"/>
      </w:pPr>
      <w:rPr>
        <w:rFonts w:ascii="Courier New" w:hAnsi="Courier New" w:hint="default"/>
      </w:rPr>
    </w:lvl>
    <w:lvl w:ilvl="8" w:tplc="3E301FFE">
      <w:start w:val="1"/>
      <w:numFmt w:val="bullet"/>
      <w:lvlText w:val=""/>
      <w:lvlJc w:val="left"/>
      <w:pPr>
        <w:ind w:left="6480" w:hanging="360"/>
      </w:pPr>
      <w:rPr>
        <w:rFonts w:ascii="Wingdings" w:hAnsi="Wingdings" w:hint="default"/>
      </w:rPr>
    </w:lvl>
  </w:abstractNum>
  <w:abstractNum w:abstractNumId="34" w15:restartNumberingAfterBreak="0">
    <w:nsid w:val="749C5A95"/>
    <w:multiLevelType w:val="hybridMultilevel"/>
    <w:tmpl w:val="7DDAB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821958"/>
    <w:multiLevelType w:val="hybridMultilevel"/>
    <w:tmpl w:val="F3A0F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885AA9"/>
    <w:multiLevelType w:val="hybridMultilevel"/>
    <w:tmpl w:val="96EA2E9C"/>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AD0271"/>
    <w:multiLevelType w:val="hybridMultilevel"/>
    <w:tmpl w:val="5816CD7A"/>
    <w:lvl w:ilvl="0" w:tplc="4C8E4B88">
      <w:start w:val="1"/>
      <w:numFmt w:val="bullet"/>
      <w:lvlText w:val=""/>
      <w:lvlJc w:val="left"/>
      <w:pPr>
        <w:ind w:left="720" w:hanging="360"/>
      </w:pPr>
      <w:rPr>
        <w:rFonts w:ascii="Symbol" w:hAnsi="Symbol" w:hint="default"/>
      </w:rPr>
    </w:lvl>
    <w:lvl w:ilvl="1" w:tplc="F8B00D76">
      <w:start w:val="1"/>
      <w:numFmt w:val="bullet"/>
      <w:lvlText w:val=""/>
      <w:lvlJc w:val="left"/>
      <w:pPr>
        <w:ind w:left="1440" w:hanging="360"/>
      </w:pPr>
      <w:rPr>
        <w:rFonts w:ascii="Symbol" w:hAnsi="Symbol" w:hint="default"/>
      </w:rPr>
    </w:lvl>
    <w:lvl w:ilvl="2" w:tplc="A68A87A8">
      <w:start w:val="1"/>
      <w:numFmt w:val="bullet"/>
      <w:lvlText w:val=""/>
      <w:lvlJc w:val="left"/>
      <w:pPr>
        <w:ind w:left="2160" w:hanging="360"/>
      </w:pPr>
      <w:rPr>
        <w:rFonts w:ascii="Wingdings" w:hAnsi="Wingdings" w:hint="default"/>
      </w:rPr>
    </w:lvl>
    <w:lvl w:ilvl="3" w:tplc="A9886584">
      <w:start w:val="1"/>
      <w:numFmt w:val="bullet"/>
      <w:lvlText w:val=""/>
      <w:lvlJc w:val="left"/>
      <w:pPr>
        <w:ind w:left="2880" w:hanging="360"/>
      </w:pPr>
      <w:rPr>
        <w:rFonts w:ascii="Symbol" w:hAnsi="Symbol" w:hint="default"/>
      </w:rPr>
    </w:lvl>
    <w:lvl w:ilvl="4" w:tplc="E9389204">
      <w:start w:val="1"/>
      <w:numFmt w:val="bullet"/>
      <w:lvlText w:val="o"/>
      <w:lvlJc w:val="left"/>
      <w:pPr>
        <w:ind w:left="3600" w:hanging="360"/>
      </w:pPr>
      <w:rPr>
        <w:rFonts w:ascii="Courier New" w:hAnsi="Courier New" w:hint="default"/>
      </w:rPr>
    </w:lvl>
    <w:lvl w:ilvl="5" w:tplc="10CE2DDA">
      <w:start w:val="1"/>
      <w:numFmt w:val="bullet"/>
      <w:lvlText w:val=""/>
      <w:lvlJc w:val="left"/>
      <w:pPr>
        <w:ind w:left="4320" w:hanging="360"/>
      </w:pPr>
      <w:rPr>
        <w:rFonts w:ascii="Wingdings" w:hAnsi="Wingdings" w:hint="default"/>
      </w:rPr>
    </w:lvl>
    <w:lvl w:ilvl="6" w:tplc="5F68708A">
      <w:start w:val="1"/>
      <w:numFmt w:val="bullet"/>
      <w:lvlText w:val=""/>
      <w:lvlJc w:val="left"/>
      <w:pPr>
        <w:ind w:left="5040" w:hanging="360"/>
      </w:pPr>
      <w:rPr>
        <w:rFonts w:ascii="Symbol" w:hAnsi="Symbol" w:hint="default"/>
      </w:rPr>
    </w:lvl>
    <w:lvl w:ilvl="7" w:tplc="D794FC4A">
      <w:start w:val="1"/>
      <w:numFmt w:val="bullet"/>
      <w:lvlText w:val="o"/>
      <w:lvlJc w:val="left"/>
      <w:pPr>
        <w:ind w:left="5760" w:hanging="360"/>
      </w:pPr>
      <w:rPr>
        <w:rFonts w:ascii="Courier New" w:hAnsi="Courier New" w:hint="default"/>
      </w:rPr>
    </w:lvl>
    <w:lvl w:ilvl="8" w:tplc="6F7A1C1C">
      <w:start w:val="1"/>
      <w:numFmt w:val="bullet"/>
      <w:lvlText w:val=""/>
      <w:lvlJc w:val="left"/>
      <w:pPr>
        <w:ind w:left="6480" w:hanging="360"/>
      </w:pPr>
      <w:rPr>
        <w:rFonts w:ascii="Wingdings" w:hAnsi="Wingdings" w:hint="default"/>
      </w:rPr>
    </w:lvl>
  </w:abstractNum>
  <w:num w:numId="1" w16cid:durableId="1365211729">
    <w:abstractNumId w:val="37"/>
  </w:num>
  <w:num w:numId="2" w16cid:durableId="795100528">
    <w:abstractNumId w:val="6"/>
  </w:num>
  <w:num w:numId="3" w16cid:durableId="1256673257">
    <w:abstractNumId w:val="3"/>
  </w:num>
  <w:num w:numId="4" w16cid:durableId="2081829691">
    <w:abstractNumId w:val="12"/>
  </w:num>
  <w:num w:numId="5" w16cid:durableId="1377772475">
    <w:abstractNumId w:val="22"/>
  </w:num>
  <w:num w:numId="6" w16cid:durableId="646671843">
    <w:abstractNumId w:val="16"/>
  </w:num>
  <w:num w:numId="7" w16cid:durableId="1906333833">
    <w:abstractNumId w:val="23"/>
  </w:num>
  <w:num w:numId="8" w16cid:durableId="1125271511">
    <w:abstractNumId w:val="20"/>
  </w:num>
  <w:num w:numId="9" w16cid:durableId="1792481189">
    <w:abstractNumId w:val="7"/>
  </w:num>
  <w:num w:numId="10" w16cid:durableId="1017001489">
    <w:abstractNumId w:val="33"/>
  </w:num>
  <w:num w:numId="11" w16cid:durableId="815731434">
    <w:abstractNumId w:val="29"/>
  </w:num>
  <w:num w:numId="12" w16cid:durableId="747962928">
    <w:abstractNumId w:val="26"/>
  </w:num>
  <w:num w:numId="13" w16cid:durableId="2068146901">
    <w:abstractNumId w:val="27"/>
  </w:num>
  <w:num w:numId="14" w16cid:durableId="1895651987">
    <w:abstractNumId w:val="32"/>
  </w:num>
  <w:num w:numId="15" w16cid:durableId="1136069068">
    <w:abstractNumId w:val="11"/>
  </w:num>
  <w:num w:numId="16" w16cid:durableId="1238713180">
    <w:abstractNumId w:val="25"/>
  </w:num>
  <w:num w:numId="17" w16cid:durableId="1048723321">
    <w:abstractNumId w:val="2"/>
  </w:num>
  <w:num w:numId="18" w16cid:durableId="1076049822">
    <w:abstractNumId w:val="9"/>
  </w:num>
  <w:num w:numId="19" w16cid:durableId="610548196">
    <w:abstractNumId w:val="0"/>
  </w:num>
  <w:num w:numId="20" w16cid:durableId="389698232">
    <w:abstractNumId w:val="4"/>
  </w:num>
  <w:num w:numId="21" w16cid:durableId="1362508274">
    <w:abstractNumId w:val="17"/>
  </w:num>
  <w:num w:numId="22" w16cid:durableId="891574575">
    <w:abstractNumId w:val="30"/>
  </w:num>
  <w:num w:numId="23" w16cid:durableId="2088502037">
    <w:abstractNumId w:val="24"/>
  </w:num>
  <w:num w:numId="24" w16cid:durableId="1178539551">
    <w:abstractNumId w:val="31"/>
  </w:num>
  <w:num w:numId="25" w16cid:durableId="346520989">
    <w:abstractNumId w:val="14"/>
  </w:num>
  <w:num w:numId="26" w16cid:durableId="138882291">
    <w:abstractNumId w:val="19"/>
  </w:num>
  <w:num w:numId="27" w16cid:durableId="1960137787">
    <w:abstractNumId w:val="8"/>
  </w:num>
  <w:num w:numId="28" w16cid:durableId="1919634119">
    <w:abstractNumId w:val="28"/>
  </w:num>
  <w:num w:numId="29" w16cid:durableId="1759211981">
    <w:abstractNumId w:val="18"/>
  </w:num>
  <w:num w:numId="30" w16cid:durableId="61680971">
    <w:abstractNumId w:val="5"/>
  </w:num>
  <w:num w:numId="31" w16cid:durableId="1754471659">
    <w:abstractNumId w:val="1"/>
  </w:num>
  <w:num w:numId="32" w16cid:durableId="706032333">
    <w:abstractNumId w:val="13"/>
  </w:num>
  <w:num w:numId="33" w16cid:durableId="1106002746">
    <w:abstractNumId w:val="21"/>
  </w:num>
  <w:num w:numId="34" w16cid:durableId="373232947">
    <w:abstractNumId w:val="36"/>
  </w:num>
  <w:num w:numId="35" w16cid:durableId="626737816">
    <w:abstractNumId w:val="10"/>
  </w:num>
  <w:num w:numId="36" w16cid:durableId="503713780">
    <w:abstractNumId w:val="15"/>
  </w:num>
  <w:num w:numId="37" w16cid:durableId="1924412765">
    <w:abstractNumId w:val="34"/>
  </w:num>
  <w:num w:numId="38" w16cid:durableId="915625278">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weinsberg, Elizabeth (CMS/OIT)">
    <w15:presenceInfo w15:providerId="AD" w15:userId="S::elizabeth.schweinsberg@cms.hhs.gov::1a6eab55-184a-421e-83af-6750fddb30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CD8"/>
    <w:rsid w:val="0002016E"/>
    <w:rsid w:val="00023072"/>
    <w:rsid w:val="00056E8E"/>
    <w:rsid w:val="0006154B"/>
    <w:rsid w:val="00061C23"/>
    <w:rsid w:val="000641F1"/>
    <w:rsid w:val="00075262"/>
    <w:rsid w:val="000826D6"/>
    <w:rsid w:val="0009149B"/>
    <w:rsid w:val="00093A27"/>
    <w:rsid w:val="000A24C3"/>
    <w:rsid w:val="000A393B"/>
    <w:rsid w:val="000A4889"/>
    <w:rsid w:val="000D0FED"/>
    <w:rsid w:val="000F0AA0"/>
    <w:rsid w:val="00100DF0"/>
    <w:rsid w:val="00101EF4"/>
    <w:rsid w:val="00102271"/>
    <w:rsid w:val="00104BC2"/>
    <w:rsid w:val="00110816"/>
    <w:rsid w:val="00130EB7"/>
    <w:rsid w:val="00132B66"/>
    <w:rsid w:val="00164020"/>
    <w:rsid w:val="00167DB0"/>
    <w:rsid w:val="00172D2F"/>
    <w:rsid w:val="001914A3"/>
    <w:rsid w:val="001D150E"/>
    <w:rsid w:val="001F7746"/>
    <w:rsid w:val="002261D2"/>
    <w:rsid w:val="00226B7F"/>
    <w:rsid w:val="002375E7"/>
    <w:rsid w:val="00275989"/>
    <w:rsid w:val="0027787C"/>
    <w:rsid w:val="00277BCC"/>
    <w:rsid w:val="00292B80"/>
    <w:rsid w:val="002B23F9"/>
    <w:rsid w:val="002E2935"/>
    <w:rsid w:val="002E2DAE"/>
    <w:rsid w:val="002F40AD"/>
    <w:rsid w:val="003030BC"/>
    <w:rsid w:val="003201C2"/>
    <w:rsid w:val="00324ADA"/>
    <w:rsid w:val="00325A39"/>
    <w:rsid w:val="00351202"/>
    <w:rsid w:val="00372614"/>
    <w:rsid w:val="00380334"/>
    <w:rsid w:val="00381DC0"/>
    <w:rsid w:val="00385CD8"/>
    <w:rsid w:val="003B3C00"/>
    <w:rsid w:val="003D2196"/>
    <w:rsid w:val="003F1438"/>
    <w:rsid w:val="003F4AB3"/>
    <w:rsid w:val="00406AE6"/>
    <w:rsid w:val="00431E04"/>
    <w:rsid w:val="00436D7B"/>
    <w:rsid w:val="00463177"/>
    <w:rsid w:val="004B240B"/>
    <w:rsid w:val="004B6014"/>
    <w:rsid w:val="004B7D13"/>
    <w:rsid w:val="004C7110"/>
    <w:rsid w:val="004D0022"/>
    <w:rsid w:val="004F25BD"/>
    <w:rsid w:val="004F3B77"/>
    <w:rsid w:val="005060FB"/>
    <w:rsid w:val="00522519"/>
    <w:rsid w:val="00553824"/>
    <w:rsid w:val="00592351"/>
    <w:rsid w:val="005924C2"/>
    <w:rsid w:val="005A29A7"/>
    <w:rsid w:val="005A6830"/>
    <w:rsid w:val="005B0BBA"/>
    <w:rsid w:val="005B2C95"/>
    <w:rsid w:val="005B6278"/>
    <w:rsid w:val="005B6BE6"/>
    <w:rsid w:val="005C5F85"/>
    <w:rsid w:val="005C6C47"/>
    <w:rsid w:val="005E4E07"/>
    <w:rsid w:val="005F0C34"/>
    <w:rsid w:val="005F37D9"/>
    <w:rsid w:val="005F6FCA"/>
    <w:rsid w:val="00602936"/>
    <w:rsid w:val="00605777"/>
    <w:rsid w:val="006109C0"/>
    <w:rsid w:val="006206FD"/>
    <w:rsid w:val="00621011"/>
    <w:rsid w:val="0062361A"/>
    <w:rsid w:val="006313A9"/>
    <w:rsid w:val="0063248E"/>
    <w:rsid w:val="00635D6E"/>
    <w:rsid w:val="00657C75"/>
    <w:rsid w:val="006917CE"/>
    <w:rsid w:val="00694F87"/>
    <w:rsid w:val="006A6962"/>
    <w:rsid w:val="006B33A2"/>
    <w:rsid w:val="006C3AAB"/>
    <w:rsid w:val="006D0FDB"/>
    <w:rsid w:val="006D1806"/>
    <w:rsid w:val="006E037B"/>
    <w:rsid w:val="006E3F52"/>
    <w:rsid w:val="006E46EB"/>
    <w:rsid w:val="006E585E"/>
    <w:rsid w:val="006F3A48"/>
    <w:rsid w:val="006F4C3D"/>
    <w:rsid w:val="007015FD"/>
    <w:rsid w:val="00742A8C"/>
    <w:rsid w:val="007550DB"/>
    <w:rsid w:val="00755703"/>
    <w:rsid w:val="00757003"/>
    <w:rsid w:val="0077288D"/>
    <w:rsid w:val="00781F7D"/>
    <w:rsid w:val="007A3AE1"/>
    <w:rsid w:val="007C590D"/>
    <w:rsid w:val="007D6B5E"/>
    <w:rsid w:val="007E1B6C"/>
    <w:rsid w:val="00816FEE"/>
    <w:rsid w:val="00834E58"/>
    <w:rsid w:val="0084219F"/>
    <w:rsid w:val="00850E10"/>
    <w:rsid w:val="0087430D"/>
    <w:rsid w:val="00876B90"/>
    <w:rsid w:val="008828C9"/>
    <w:rsid w:val="008925B8"/>
    <w:rsid w:val="00896217"/>
    <w:rsid w:val="008A08E2"/>
    <w:rsid w:val="008B284F"/>
    <w:rsid w:val="008B5A26"/>
    <w:rsid w:val="008E3EAE"/>
    <w:rsid w:val="00923EBF"/>
    <w:rsid w:val="00926897"/>
    <w:rsid w:val="00935624"/>
    <w:rsid w:val="009379E9"/>
    <w:rsid w:val="009413FD"/>
    <w:rsid w:val="00943AF1"/>
    <w:rsid w:val="0096058B"/>
    <w:rsid w:val="00962891"/>
    <w:rsid w:val="00962973"/>
    <w:rsid w:val="00984FDC"/>
    <w:rsid w:val="009858FC"/>
    <w:rsid w:val="009C0F8C"/>
    <w:rsid w:val="009C3BB7"/>
    <w:rsid w:val="009C49F0"/>
    <w:rsid w:val="009D671B"/>
    <w:rsid w:val="009D6D17"/>
    <w:rsid w:val="009E43E9"/>
    <w:rsid w:val="00A02C6E"/>
    <w:rsid w:val="00A0585E"/>
    <w:rsid w:val="00A25FC3"/>
    <w:rsid w:val="00A31E9E"/>
    <w:rsid w:val="00A41BE1"/>
    <w:rsid w:val="00A71D24"/>
    <w:rsid w:val="00A73C86"/>
    <w:rsid w:val="00A81B58"/>
    <w:rsid w:val="00A84F25"/>
    <w:rsid w:val="00A91525"/>
    <w:rsid w:val="00A95029"/>
    <w:rsid w:val="00A959F0"/>
    <w:rsid w:val="00AD09FD"/>
    <w:rsid w:val="00AD407E"/>
    <w:rsid w:val="00B04279"/>
    <w:rsid w:val="00B22939"/>
    <w:rsid w:val="00B34FEA"/>
    <w:rsid w:val="00BE19D3"/>
    <w:rsid w:val="00BE6A04"/>
    <w:rsid w:val="00BF4023"/>
    <w:rsid w:val="00BF5DF9"/>
    <w:rsid w:val="00C22C83"/>
    <w:rsid w:val="00C33B5C"/>
    <w:rsid w:val="00C3539C"/>
    <w:rsid w:val="00C448A6"/>
    <w:rsid w:val="00C53778"/>
    <w:rsid w:val="00C7706E"/>
    <w:rsid w:val="00C862E2"/>
    <w:rsid w:val="00C8735F"/>
    <w:rsid w:val="00CB26A6"/>
    <w:rsid w:val="00CD2CB1"/>
    <w:rsid w:val="00CF32D5"/>
    <w:rsid w:val="00D05F2C"/>
    <w:rsid w:val="00D30541"/>
    <w:rsid w:val="00D8481B"/>
    <w:rsid w:val="00D91677"/>
    <w:rsid w:val="00DA3EC0"/>
    <w:rsid w:val="00DC762E"/>
    <w:rsid w:val="00DE7C1D"/>
    <w:rsid w:val="00DF030C"/>
    <w:rsid w:val="00E15022"/>
    <w:rsid w:val="00E31460"/>
    <w:rsid w:val="00E33EA8"/>
    <w:rsid w:val="00E94FF8"/>
    <w:rsid w:val="00EA0CCE"/>
    <w:rsid w:val="00EA6011"/>
    <w:rsid w:val="00EE2290"/>
    <w:rsid w:val="00EE522A"/>
    <w:rsid w:val="00F428AC"/>
    <w:rsid w:val="00F60601"/>
    <w:rsid w:val="00F65F44"/>
    <w:rsid w:val="00F8159A"/>
    <w:rsid w:val="00F91957"/>
    <w:rsid w:val="00F94220"/>
    <w:rsid w:val="00FA741A"/>
    <w:rsid w:val="00FB2B83"/>
    <w:rsid w:val="00FB640F"/>
    <w:rsid w:val="00FC236C"/>
    <w:rsid w:val="00FD0F6C"/>
    <w:rsid w:val="00FF2CCD"/>
    <w:rsid w:val="01F93EB4"/>
    <w:rsid w:val="0B48561D"/>
    <w:rsid w:val="11C37706"/>
    <w:rsid w:val="1BD0D5BE"/>
    <w:rsid w:val="1F88148F"/>
    <w:rsid w:val="22F7DB95"/>
    <w:rsid w:val="2A1A5353"/>
    <w:rsid w:val="36A80873"/>
    <w:rsid w:val="36E25705"/>
    <w:rsid w:val="389C4C48"/>
    <w:rsid w:val="3B9025C2"/>
    <w:rsid w:val="3CA04428"/>
    <w:rsid w:val="3EB869B7"/>
    <w:rsid w:val="4314622E"/>
    <w:rsid w:val="433AC21C"/>
    <w:rsid w:val="64506B2E"/>
    <w:rsid w:val="685DE746"/>
    <w:rsid w:val="73289BC6"/>
    <w:rsid w:val="74588B38"/>
    <w:rsid w:val="77D090F4"/>
    <w:rsid w:val="794AFF0E"/>
    <w:rsid w:val="7CBD09BD"/>
    <w:rsid w:val="7E2E38E0"/>
    <w:rsid w:val="7EC49D2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4950"/>
  <w15:chartTrackingRefBased/>
  <w15:docId w15:val="{CA378DBF-2DC0-FB43-B2B4-0AE8C6F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0BC"/>
    <w:rPr>
      <w:rFonts w:ascii="Times New Roman" w:eastAsia="Times New Roman" w:hAnsi="Times New Roman" w:cs="Times New Roma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6A0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8159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8159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1F1"/>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104BC2"/>
    <w:rPr>
      <w:sz w:val="16"/>
      <w:szCs w:val="16"/>
    </w:rPr>
  </w:style>
  <w:style w:type="paragraph" w:styleId="CommentText">
    <w:name w:val="annotation text"/>
    <w:basedOn w:val="Normal"/>
    <w:link w:val="CommentTextChar"/>
    <w:uiPriority w:val="99"/>
    <w:unhideWhenUsed/>
    <w:rsid w:val="00104BC2"/>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104BC2"/>
    <w:rPr>
      <w:sz w:val="20"/>
      <w:szCs w:val="20"/>
    </w:rPr>
  </w:style>
  <w:style w:type="paragraph" w:styleId="CommentSubject">
    <w:name w:val="annotation subject"/>
    <w:basedOn w:val="CommentText"/>
    <w:next w:val="CommentText"/>
    <w:link w:val="CommentSubjectChar"/>
    <w:uiPriority w:val="99"/>
    <w:semiHidden/>
    <w:unhideWhenUsed/>
    <w:rsid w:val="00104BC2"/>
    <w:rPr>
      <w:b/>
      <w:bCs/>
    </w:rPr>
  </w:style>
  <w:style w:type="character" w:customStyle="1" w:styleId="CommentSubjectChar">
    <w:name w:val="Comment Subject Char"/>
    <w:basedOn w:val="CommentTextChar"/>
    <w:link w:val="CommentSubject"/>
    <w:uiPriority w:val="99"/>
    <w:semiHidden/>
    <w:rsid w:val="00104BC2"/>
    <w:rPr>
      <w:b/>
      <w:bCs/>
      <w:sz w:val="20"/>
      <w:szCs w:val="20"/>
    </w:rPr>
  </w:style>
  <w:style w:type="paragraph" w:styleId="NormalWeb">
    <w:name w:val="Normal (Web)"/>
    <w:basedOn w:val="Normal"/>
    <w:uiPriority w:val="99"/>
    <w:semiHidden/>
    <w:unhideWhenUsed/>
    <w:rsid w:val="00A41BE1"/>
    <w:pPr>
      <w:spacing w:before="100" w:beforeAutospacing="1" w:after="100" w:afterAutospacing="1"/>
    </w:pPr>
  </w:style>
  <w:style w:type="character" w:styleId="Hyperlink">
    <w:name w:val="Hyperlink"/>
    <w:basedOn w:val="DefaultParagraphFont"/>
    <w:uiPriority w:val="99"/>
    <w:unhideWhenUsed/>
    <w:rsid w:val="00167DB0"/>
    <w:rPr>
      <w:color w:val="0563C1" w:themeColor="hyperlink"/>
      <w:u w:val="single"/>
    </w:rPr>
  </w:style>
  <w:style w:type="character" w:styleId="UnresolvedMention">
    <w:name w:val="Unresolved Mention"/>
    <w:basedOn w:val="DefaultParagraphFont"/>
    <w:uiPriority w:val="99"/>
    <w:semiHidden/>
    <w:unhideWhenUsed/>
    <w:rsid w:val="00167DB0"/>
    <w:rPr>
      <w:color w:val="605E5C"/>
      <w:shd w:val="clear" w:color="auto" w:fill="E1DFDD"/>
    </w:rPr>
  </w:style>
  <w:style w:type="character" w:customStyle="1" w:styleId="Heading2Char">
    <w:name w:val="Heading 2 Char"/>
    <w:basedOn w:val="DefaultParagraphFont"/>
    <w:link w:val="Heading2"/>
    <w:uiPriority w:val="9"/>
    <w:rsid w:val="00BE6A04"/>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customStyle="1" w:styleId="NumberedList2bulleted">
    <w:name w:val="Numbered List 2 (bulleted)"/>
    <w:basedOn w:val="Normal"/>
    <w:uiPriority w:val="1"/>
    <w:qFormat/>
    <w:rsid w:val="73289BC6"/>
    <w:pPr>
      <w:spacing w:before="60" w:after="60"/>
      <w:ind w:left="1080" w:hanging="360"/>
    </w:pPr>
    <w:rPr>
      <w:rFonts w:eastAsiaTheme="majorEastAsia" w:cs="Arial"/>
    </w:rPr>
  </w:style>
  <w:style w:type="character" w:customStyle="1" w:styleId="Heading3Char">
    <w:name w:val="Heading 3 Char"/>
    <w:basedOn w:val="DefaultParagraphFont"/>
    <w:link w:val="Heading3"/>
    <w:uiPriority w:val="9"/>
    <w:rsid w:val="00F8159A"/>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F8159A"/>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7C590D"/>
    <w:rPr>
      <w:rFonts w:ascii="Times New Roman" w:eastAsia="Times New Roman" w:hAnsi="Times New Roman" w:cs="Times New Roman"/>
    </w:rPr>
  </w:style>
  <w:style w:type="character" w:styleId="Strong">
    <w:name w:val="Strong"/>
    <w:basedOn w:val="DefaultParagraphFont"/>
    <w:uiPriority w:val="22"/>
    <w:qFormat/>
    <w:rsid w:val="00351202"/>
    <w:rPr>
      <w:b/>
      <w:bCs/>
    </w:rPr>
  </w:style>
  <w:style w:type="character" w:styleId="FollowedHyperlink">
    <w:name w:val="FollowedHyperlink"/>
    <w:basedOn w:val="DefaultParagraphFont"/>
    <w:uiPriority w:val="99"/>
    <w:semiHidden/>
    <w:unhideWhenUsed/>
    <w:rsid w:val="00FB2B83"/>
    <w:rPr>
      <w:color w:val="954F72" w:themeColor="followedHyperlink"/>
      <w:u w:val="single"/>
    </w:rPr>
  </w:style>
  <w:style w:type="paragraph" w:styleId="Title">
    <w:name w:val="Title"/>
    <w:basedOn w:val="Normal"/>
    <w:next w:val="Normal"/>
    <w:uiPriority w:val="10"/>
    <w:qFormat/>
    <w:rsid w:val="74588B38"/>
    <w:pPr>
      <w:spacing w:after="80"/>
      <w:contextualSpacing/>
    </w:pPr>
    <w:rPr>
      <w:rFonts w:asciiTheme="majorHAnsi" w:eastAsiaTheme="minorEastAsia" w:hAnsiTheme="majorHAnsi" w:cstheme="majorEastAsia"/>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04639">
      <w:bodyDiv w:val="1"/>
      <w:marLeft w:val="0"/>
      <w:marRight w:val="0"/>
      <w:marTop w:val="0"/>
      <w:marBottom w:val="0"/>
      <w:divBdr>
        <w:top w:val="none" w:sz="0" w:space="0" w:color="auto"/>
        <w:left w:val="none" w:sz="0" w:space="0" w:color="auto"/>
        <w:bottom w:val="none" w:sz="0" w:space="0" w:color="auto"/>
        <w:right w:val="none" w:sz="0" w:space="0" w:color="auto"/>
      </w:divBdr>
    </w:div>
    <w:div w:id="115293988">
      <w:bodyDiv w:val="1"/>
      <w:marLeft w:val="0"/>
      <w:marRight w:val="0"/>
      <w:marTop w:val="0"/>
      <w:marBottom w:val="0"/>
      <w:divBdr>
        <w:top w:val="none" w:sz="0" w:space="0" w:color="auto"/>
        <w:left w:val="none" w:sz="0" w:space="0" w:color="auto"/>
        <w:bottom w:val="none" w:sz="0" w:space="0" w:color="auto"/>
        <w:right w:val="none" w:sz="0" w:space="0" w:color="auto"/>
      </w:divBdr>
    </w:div>
    <w:div w:id="276061622">
      <w:bodyDiv w:val="1"/>
      <w:marLeft w:val="0"/>
      <w:marRight w:val="0"/>
      <w:marTop w:val="0"/>
      <w:marBottom w:val="0"/>
      <w:divBdr>
        <w:top w:val="none" w:sz="0" w:space="0" w:color="auto"/>
        <w:left w:val="none" w:sz="0" w:space="0" w:color="auto"/>
        <w:bottom w:val="none" w:sz="0" w:space="0" w:color="auto"/>
        <w:right w:val="none" w:sz="0" w:space="0" w:color="auto"/>
      </w:divBdr>
    </w:div>
    <w:div w:id="283344179">
      <w:bodyDiv w:val="1"/>
      <w:marLeft w:val="0"/>
      <w:marRight w:val="0"/>
      <w:marTop w:val="0"/>
      <w:marBottom w:val="0"/>
      <w:divBdr>
        <w:top w:val="none" w:sz="0" w:space="0" w:color="auto"/>
        <w:left w:val="none" w:sz="0" w:space="0" w:color="auto"/>
        <w:bottom w:val="none" w:sz="0" w:space="0" w:color="auto"/>
        <w:right w:val="none" w:sz="0" w:space="0" w:color="auto"/>
      </w:divBdr>
    </w:div>
    <w:div w:id="493303984">
      <w:bodyDiv w:val="1"/>
      <w:marLeft w:val="0"/>
      <w:marRight w:val="0"/>
      <w:marTop w:val="0"/>
      <w:marBottom w:val="0"/>
      <w:divBdr>
        <w:top w:val="none" w:sz="0" w:space="0" w:color="auto"/>
        <w:left w:val="none" w:sz="0" w:space="0" w:color="auto"/>
        <w:bottom w:val="none" w:sz="0" w:space="0" w:color="auto"/>
        <w:right w:val="none" w:sz="0" w:space="0" w:color="auto"/>
      </w:divBdr>
    </w:div>
    <w:div w:id="497500115">
      <w:bodyDiv w:val="1"/>
      <w:marLeft w:val="0"/>
      <w:marRight w:val="0"/>
      <w:marTop w:val="0"/>
      <w:marBottom w:val="0"/>
      <w:divBdr>
        <w:top w:val="none" w:sz="0" w:space="0" w:color="auto"/>
        <w:left w:val="none" w:sz="0" w:space="0" w:color="auto"/>
        <w:bottom w:val="none" w:sz="0" w:space="0" w:color="auto"/>
        <w:right w:val="none" w:sz="0" w:space="0" w:color="auto"/>
      </w:divBdr>
    </w:div>
    <w:div w:id="659968674">
      <w:bodyDiv w:val="1"/>
      <w:marLeft w:val="0"/>
      <w:marRight w:val="0"/>
      <w:marTop w:val="0"/>
      <w:marBottom w:val="0"/>
      <w:divBdr>
        <w:top w:val="none" w:sz="0" w:space="0" w:color="auto"/>
        <w:left w:val="none" w:sz="0" w:space="0" w:color="auto"/>
        <w:bottom w:val="none" w:sz="0" w:space="0" w:color="auto"/>
        <w:right w:val="none" w:sz="0" w:space="0" w:color="auto"/>
      </w:divBdr>
    </w:div>
    <w:div w:id="682900175">
      <w:bodyDiv w:val="1"/>
      <w:marLeft w:val="0"/>
      <w:marRight w:val="0"/>
      <w:marTop w:val="0"/>
      <w:marBottom w:val="0"/>
      <w:divBdr>
        <w:top w:val="none" w:sz="0" w:space="0" w:color="auto"/>
        <w:left w:val="none" w:sz="0" w:space="0" w:color="auto"/>
        <w:bottom w:val="none" w:sz="0" w:space="0" w:color="auto"/>
        <w:right w:val="none" w:sz="0" w:space="0" w:color="auto"/>
      </w:divBdr>
    </w:div>
    <w:div w:id="705834715">
      <w:bodyDiv w:val="1"/>
      <w:marLeft w:val="0"/>
      <w:marRight w:val="0"/>
      <w:marTop w:val="0"/>
      <w:marBottom w:val="0"/>
      <w:divBdr>
        <w:top w:val="none" w:sz="0" w:space="0" w:color="auto"/>
        <w:left w:val="none" w:sz="0" w:space="0" w:color="auto"/>
        <w:bottom w:val="none" w:sz="0" w:space="0" w:color="auto"/>
        <w:right w:val="none" w:sz="0" w:space="0" w:color="auto"/>
      </w:divBdr>
    </w:div>
    <w:div w:id="774639856">
      <w:bodyDiv w:val="1"/>
      <w:marLeft w:val="0"/>
      <w:marRight w:val="0"/>
      <w:marTop w:val="0"/>
      <w:marBottom w:val="0"/>
      <w:divBdr>
        <w:top w:val="none" w:sz="0" w:space="0" w:color="auto"/>
        <w:left w:val="none" w:sz="0" w:space="0" w:color="auto"/>
        <w:bottom w:val="none" w:sz="0" w:space="0" w:color="auto"/>
        <w:right w:val="none" w:sz="0" w:space="0" w:color="auto"/>
      </w:divBdr>
    </w:div>
    <w:div w:id="787704153">
      <w:bodyDiv w:val="1"/>
      <w:marLeft w:val="0"/>
      <w:marRight w:val="0"/>
      <w:marTop w:val="0"/>
      <w:marBottom w:val="0"/>
      <w:divBdr>
        <w:top w:val="none" w:sz="0" w:space="0" w:color="auto"/>
        <w:left w:val="none" w:sz="0" w:space="0" w:color="auto"/>
        <w:bottom w:val="none" w:sz="0" w:space="0" w:color="auto"/>
        <w:right w:val="none" w:sz="0" w:space="0" w:color="auto"/>
      </w:divBdr>
    </w:div>
    <w:div w:id="811798403">
      <w:bodyDiv w:val="1"/>
      <w:marLeft w:val="0"/>
      <w:marRight w:val="0"/>
      <w:marTop w:val="0"/>
      <w:marBottom w:val="0"/>
      <w:divBdr>
        <w:top w:val="none" w:sz="0" w:space="0" w:color="auto"/>
        <w:left w:val="none" w:sz="0" w:space="0" w:color="auto"/>
        <w:bottom w:val="none" w:sz="0" w:space="0" w:color="auto"/>
        <w:right w:val="none" w:sz="0" w:space="0" w:color="auto"/>
      </w:divBdr>
    </w:div>
    <w:div w:id="891842983">
      <w:bodyDiv w:val="1"/>
      <w:marLeft w:val="0"/>
      <w:marRight w:val="0"/>
      <w:marTop w:val="0"/>
      <w:marBottom w:val="0"/>
      <w:divBdr>
        <w:top w:val="none" w:sz="0" w:space="0" w:color="auto"/>
        <w:left w:val="none" w:sz="0" w:space="0" w:color="auto"/>
        <w:bottom w:val="none" w:sz="0" w:space="0" w:color="auto"/>
        <w:right w:val="none" w:sz="0" w:space="0" w:color="auto"/>
      </w:divBdr>
    </w:div>
    <w:div w:id="937249507">
      <w:bodyDiv w:val="1"/>
      <w:marLeft w:val="0"/>
      <w:marRight w:val="0"/>
      <w:marTop w:val="0"/>
      <w:marBottom w:val="0"/>
      <w:divBdr>
        <w:top w:val="none" w:sz="0" w:space="0" w:color="auto"/>
        <w:left w:val="none" w:sz="0" w:space="0" w:color="auto"/>
        <w:bottom w:val="none" w:sz="0" w:space="0" w:color="auto"/>
        <w:right w:val="none" w:sz="0" w:space="0" w:color="auto"/>
      </w:divBdr>
    </w:div>
    <w:div w:id="958998587">
      <w:bodyDiv w:val="1"/>
      <w:marLeft w:val="0"/>
      <w:marRight w:val="0"/>
      <w:marTop w:val="0"/>
      <w:marBottom w:val="0"/>
      <w:divBdr>
        <w:top w:val="none" w:sz="0" w:space="0" w:color="auto"/>
        <w:left w:val="none" w:sz="0" w:space="0" w:color="auto"/>
        <w:bottom w:val="none" w:sz="0" w:space="0" w:color="auto"/>
        <w:right w:val="none" w:sz="0" w:space="0" w:color="auto"/>
      </w:divBdr>
    </w:div>
    <w:div w:id="975833604">
      <w:bodyDiv w:val="1"/>
      <w:marLeft w:val="0"/>
      <w:marRight w:val="0"/>
      <w:marTop w:val="0"/>
      <w:marBottom w:val="0"/>
      <w:divBdr>
        <w:top w:val="none" w:sz="0" w:space="0" w:color="auto"/>
        <w:left w:val="none" w:sz="0" w:space="0" w:color="auto"/>
        <w:bottom w:val="none" w:sz="0" w:space="0" w:color="auto"/>
        <w:right w:val="none" w:sz="0" w:space="0" w:color="auto"/>
      </w:divBdr>
    </w:div>
    <w:div w:id="1126198695">
      <w:bodyDiv w:val="1"/>
      <w:marLeft w:val="0"/>
      <w:marRight w:val="0"/>
      <w:marTop w:val="0"/>
      <w:marBottom w:val="0"/>
      <w:divBdr>
        <w:top w:val="none" w:sz="0" w:space="0" w:color="auto"/>
        <w:left w:val="none" w:sz="0" w:space="0" w:color="auto"/>
        <w:bottom w:val="none" w:sz="0" w:space="0" w:color="auto"/>
        <w:right w:val="none" w:sz="0" w:space="0" w:color="auto"/>
      </w:divBdr>
    </w:div>
    <w:div w:id="1147478517">
      <w:bodyDiv w:val="1"/>
      <w:marLeft w:val="0"/>
      <w:marRight w:val="0"/>
      <w:marTop w:val="0"/>
      <w:marBottom w:val="0"/>
      <w:divBdr>
        <w:top w:val="none" w:sz="0" w:space="0" w:color="auto"/>
        <w:left w:val="none" w:sz="0" w:space="0" w:color="auto"/>
        <w:bottom w:val="none" w:sz="0" w:space="0" w:color="auto"/>
        <w:right w:val="none" w:sz="0" w:space="0" w:color="auto"/>
      </w:divBdr>
    </w:div>
    <w:div w:id="1255237793">
      <w:bodyDiv w:val="1"/>
      <w:marLeft w:val="0"/>
      <w:marRight w:val="0"/>
      <w:marTop w:val="0"/>
      <w:marBottom w:val="0"/>
      <w:divBdr>
        <w:top w:val="none" w:sz="0" w:space="0" w:color="auto"/>
        <w:left w:val="none" w:sz="0" w:space="0" w:color="auto"/>
        <w:bottom w:val="none" w:sz="0" w:space="0" w:color="auto"/>
        <w:right w:val="none" w:sz="0" w:space="0" w:color="auto"/>
      </w:divBdr>
    </w:div>
    <w:div w:id="1259289077">
      <w:bodyDiv w:val="1"/>
      <w:marLeft w:val="0"/>
      <w:marRight w:val="0"/>
      <w:marTop w:val="0"/>
      <w:marBottom w:val="0"/>
      <w:divBdr>
        <w:top w:val="none" w:sz="0" w:space="0" w:color="auto"/>
        <w:left w:val="none" w:sz="0" w:space="0" w:color="auto"/>
        <w:bottom w:val="none" w:sz="0" w:space="0" w:color="auto"/>
        <w:right w:val="none" w:sz="0" w:space="0" w:color="auto"/>
      </w:divBdr>
    </w:div>
    <w:div w:id="1319572004">
      <w:bodyDiv w:val="1"/>
      <w:marLeft w:val="0"/>
      <w:marRight w:val="0"/>
      <w:marTop w:val="0"/>
      <w:marBottom w:val="0"/>
      <w:divBdr>
        <w:top w:val="none" w:sz="0" w:space="0" w:color="auto"/>
        <w:left w:val="none" w:sz="0" w:space="0" w:color="auto"/>
        <w:bottom w:val="none" w:sz="0" w:space="0" w:color="auto"/>
        <w:right w:val="none" w:sz="0" w:space="0" w:color="auto"/>
      </w:divBdr>
    </w:div>
    <w:div w:id="1342466554">
      <w:bodyDiv w:val="1"/>
      <w:marLeft w:val="0"/>
      <w:marRight w:val="0"/>
      <w:marTop w:val="0"/>
      <w:marBottom w:val="0"/>
      <w:divBdr>
        <w:top w:val="none" w:sz="0" w:space="0" w:color="auto"/>
        <w:left w:val="none" w:sz="0" w:space="0" w:color="auto"/>
        <w:bottom w:val="none" w:sz="0" w:space="0" w:color="auto"/>
        <w:right w:val="none" w:sz="0" w:space="0" w:color="auto"/>
      </w:divBdr>
    </w:div>
    <w:div w:id="1366368507">
      <w:bodyDiv w:val="1"/>
      <w:marLeft w:val="0"/>
      <w:marRight w:val="0"/>
      <w:marTop w:val="0"/>
      <w:marBottom w:val="0"/>
      <w:divBdr>
        <w:top w:val="none" w:sz="0" w:space="0" w:color="auto"/>
        <w:left w:val="none" w:sz="0" w:space="0" w:color="auto"/>
        <w:bottom w:val="none" w:sz="0" w:space="0" w:color="auto"/>
        <w:right w:val="none" w:sz="0" w:space="0" w:color="auto"/>
      </w:divBdr>
    </w:div>
    <w:div w:id="1490365193">
      <w:bodyDiv w:val="1"/>
      <w:marLeft w:val="0"/>
      <w:marRight w:val="0"/>
      <w:marTop w:val="0"/>
      <w:marBottom w:val="0"/>
      <w:divBdr>
        <w:top w:val="none" w:sz="0" w:space="0" w:color="auto"/>
        <w:left w:val="none" w:sz="0" w:space="0" w:color="auto"/>
        <w:bottom w:val="none" w:sz="0" w:space="0" w:color="auto"/>
        <w:right w:val="none" w:sz="0" w:space="0" w:color="auto"/>
      </w:divBdr>
    </w:div>
    <w:div w:id="1621035363">
      <w:bodyDiv w:val="1"/>
      <w:marLeft w:val="0"/>
      <w:marRight w:val="0"/>
      <w:marTop w:val="0"/>
      <w:marBottom w:val="0"/>
      <w:divBdr>
        <w:top w:val="none" w:sz="0" w:space="0" w:color="auto"/>
        <w:left w:val="none" w:sz="0" w:space="0" w:color="auto"/>
        <w:bottom w:val="none" w:sz="0" w:space="0" w:color="auto"/>
        <w:right w:val="none" w:sz="0" w:space="0" w:color="auto"/>
      </w:divBdr>
    </w:div>
    <w:div w:id="1707217918">
      <w:bodyDiv w:val="1"/>
      <w:marLeft w:val="0"/>
      <w:marRight w:val="0"/>
      <w:marTop w:val="0"/>
      <w:marBottom w:val="0"/>
      <w:divBdr>
        <w:top w:val="none" w:sz="0" w:space="0" w:color="auto"/>
        <w:left w:val="none" w:sz="0" w:space="0" w:color="auto"/>
        <w:bottom w:val="none" w:sz="0" w:space="0" w:color="auto"/>
        <w:right w:val="none" w:sz="0" w:space="0" w:color="auto"/>
      </w:divBdr>
    </w:div>
    <w:div w:id="1804544214">
      <w:bodyDiv w:val="1"/>
      <w:marLeft w:val="0"/>
      <w:marRight w:val="0"/>
      <w:marTop w:val="0"/>
      <w:marBottom w:val="0"/>
      <w:divBdr>
        <w:top w:val="none" w:sz="0" w:space="0" w:color="auto"/>
        <w:left w:val="none" w:sz="0" w:space="0" w:color="auto"/>
        <w:bottom w:val="none" w:sz="0" w:space="0" w:color="auto"/>
        <w:right w:val="none" w:sz="0" w:space="0" w:color="auto"/>
      </w:divBdr>
    </w:div>
    <w:div w:id="1825047651">
      <w:bodyDiv w:val="1"/>
      <w:marLeft w:val="0"/>
      <w:marRight w:val="0"/>
      <w:marTop w:val="0"/>
      <w:marBottom w:val="0"/>
      <w:divBdr>
        <w:top w:val="none" w:sz="0" w:space="0" w:color="auto"/>
        <w:left w:val="none" w:sz="0" w:space="0" w:color="auto"/>
        <w:bottom w:val="none" w:sz="0" w:space="0" w:color="auto"/>
        <w:right w:val="none" w:sz="0" w:space="0" w:color="auto"/>
      </w:divBdr>
    </w:div>
    <w:div w:id="1957448552">
      <w:bodyDiv w:val="1"/>
      <w:marLeft w:val="0"/>
      <w:marRight w:val="0"/>
      <w:marTop w:val="0"/>
      <w:marBottom w:val="0"/>
      <w:divBdr>
        <w:top w:val="none" w:sz="0" w:space="0" w:color="auto"/>
        <w:left w:val="none" w:sz="0" w:space="0" w:color="auto"/>
        <w:bottom w:val="none" w:sz="0" w:space="0" w:color="auto"/>
        <w:right w:val="none" w:sz="0" w:space="0" w:color="auto"/>
      </w:divBdr>
    </w:div>
    <w:div w:id="213027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kms/" TargetMode="External"/><Relationship Id="rId13" Type="http://schemas.openxmlformats.org/officeDocument/2006/relationships/hyperlink" Target="https://docs.aws.amazon.com/kms/latest/developerguide/multi-region-keys-overview.html" TargetMode="External"/><Relationship Id="rId18" Type="http://schemas.openxmlformats.org/officeDocument/2006/relationships/hyperlink" Target="https://docs.aws.amazon.com/acm/latest/userguide/gs-acm-delete.html" TargetMode="External"/><Relationship Id="rId26" Type="http://schemas.openxmlformats.org/officeDocument/2006/relationships/customXml" Target="../customXml/item4.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hyperlink" Target="https://security.cms.gov/policy-guidance/cms-key-management-handbook" TargetMode="External"/><Relationship Id="rId12" Type="http://schemas.openxmlformats.org/officeDocument/2006/relationships/hyperlink" Target="https://docs.aws.amazon.com/elasticloadbalancing/latest/application/create-https-listener.html" TargetMode="External"/><Relationship Id="rId17" Type="http://schemas.openxmlformats.org/officeDocument/2006/relationships/hyperlink" Target="https://docs.aws.amazon.com/kms/latest/developerguide/deleting-keys.html"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s://aws.amazon.com/blogs/security/how-to-retroactively-encrypt-existing-objects-in-amazon-s3-using-s3-inventory-amazon-athena-and-s3-batch-operation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ecurity.cms.gov/policy-guidance/cms-key-management-handbook" TargetMode="External"/><Relationship Id="rId11" Type="http://schemas.openxmlformats.org/officeDocument/2006/relationships/hyperlink" Target="https://docs.aws.amazon.com/kms/latest/developerguide/create-keys.html"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s://docs.aws.amazon.com/securityhub/latest/userguide/kms-controls.html" TargetMode="External"/><Relationship Id="rId23" Type="http://schemas.microsoft.com/office/2020/10/relationships/intelligence" Target="intelligence2.xml"/><Relationship Id="rId10" Type="http://schemas.openxmlformats.org/officeDocument/2006/relationships/hyperlink" Target="https://docs.aws.amazon.com/kms/latest/developerguide/concepts.html" TargetMode="External"/><Relationship Id="rId19" Type="http://schemas.openxmlformats.org/officeDocument/2006/relationships/hyperlink" Target="https://docs.aws.amazon.com/kms/latest/developerguide/enabling-keys.html" TargetMode="External"/><Relationship Id="rId4" Type="http://schemas.openxmlformats.org/officeDocument/2006/relationships/settings" Target="settings.xml"/><Relationship Id="rId9" Type="http://schemas.openxmlformats.org/officeDocument/2006/relationships/hyperlink" Target="https://docs.aws.amazon.com/acm/latest/userguide/import-certificate.html" TargetMode="External"/><Relationship Id="rId14" Type="http://schemas.openxmlformats.org/officeDocument/2006/relationships/hyperlink" Target="https://docs.aws.amazon.com/kms/latest/developerguide/multi-region-keys-creat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4657BC3A320A64DBC0174C854891A2B" ma:contentTypeVersion="11" ma:contentTypeDescription="Create a new document." ma:contentTypeScope="" ma:versionID="4a3bef7a59a789e40dd3bcf7d57928d1">
  <xsd:schema xmlns:xsd="http://www.w3.org/2001/XMLSchema" xmlns:xs="http://www.w3.org/2001/XMLSchema" xmlns:p="http://schemas.microsoft.com/office/2006/metadata/properties" xmlns:ns2="8fe7129c-05b9-4a3e-a25e-8288bb848bba" xmlns:ns3="c9253d2d-77f7-43a7-9984-d1c28964d02a" targetNamespace="http://schemas.microsoft.com/office/2006/metadata/properties" ma:root="true" ma:fieldsID="cb8724c619147aeb20996dae46327356" ns2:_="" ns3:_="">
    <xsd:import namespace="8fe7129c-05b9-4a3e-a25e-8288bb848bba"/>
    <xsd:import namespace="c9253d2d-77f7-43a7-9984-d1c28964d0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plete"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7129c-05b9-4a3e-a25e-8288bb848b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plete" ma:index="11" nillable="true" ma:displayName="Complete" ma:description="Yes means this category is complete" ma:format="Dropdown" ma:internalName="Complete">
      <xsd:simpleType>
        <xsd:restriction base="dms:Text">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db3e285b-e0ca-4a5b-a5c0-efc06264a33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253d2d-77f7-43a7-9984-d1c28964d02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ae6912-d4eb-49b0-a14a-79ef937271a6}" ma:internalName="TaxCatchAll" ma:showField="CatchAllData" ma:web="c9253d2d-77f7-43a7-9984-d1c28964d0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Complete xmlns="8fe7129c-05b9-4a3e-a25e-8288bb848bba" xsi:nil="true"/>
    <lcf76f155ced4ddcb4097134ff3c332f xmlns="8fe7129c-05b9-4a3e-a25e-8288bb848bba">
      <Terms xmlns="http://schemas.microsoft.com/office/infopath/2007/PartnerControls"/>
    </lcf76f155ced4ddcb4097134ff3c332f>
    <TaxCatchAll xmlns="c9253d2d-77f7-43a7-9984-d1c28964d02a" xsi:nil="true"/>
  </documentManagement>
</p:properties>
</file>

<file path=customXml/itemProps1.xml><?xml version="1.0" encoding="utf-8"?>
<ds:datastoreItem xmlns:ds="http://schemas.openxmlformats.org/officeDocument/2006/customXml" ds:itemID="{C81A0D29-3B92-43D1-9DAA-DB6DF330A21F}">
  <ds:schemaRefs>
    <ds:schemaRef ds:uri="http://schemas.openxmlformats.org/officeDocument/2006/bibliography"/>
  </ds:schemaRefs>
</ds:datastoreItem>
</file>

<file path=customXml/itemProps2.xml><?xml version="1.0" encoding="utf-8"?>
<ds:datastoreItem xmlns:ds="http://schemas.openxmlformats.org/officeDocument/2006/customXml" ds:itemID="{BC5591CE-3682-47C7-941B-E4C61658575B}"/>
</file>

<file path=customXml/itemProps3.xml><?xml version="1.0" encoding="utf-8"?>
<ds:datastoreItem xmlns:ds="http://schemas.openxmlformats.org/officeDocument/2006/customXml" ds:itemID="{9888DAE8-2D3E-4310-830C-9069A45E2A06}"/>
</file>

<file path=customXml/itemProps4.xml><?xml version="1.0" encoding="utf-8"?>
<ds:datastoreItem xmlns:ds="http://schemas.openxmlformats.org/officeDocument/2006/customXml" ds:itemID="{14CD0771-4CC2-48E8-9FC0-533684EBB486}"/>
</file>

<file path=docMetadata/LabelInfo.xml><?xml version="1.0" encoding="utf-8"?>
<clbl:labelList xmlns:clbl="http://schemas.microsoft.com/office/2020/mipLabelMetadata">
  <clbl:label id="{3ce0b61c-3e9d-4790-85f1-d44a713bf642}" enabled="0" method="" siteId="{3ce0b61c-3e9d-4790-85f1-d44a713bf642}"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11</Pages>
  <Words>3290</Words>
  <Characters>18757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Key Management Plan User Guide</vt:lpstr>
    </vt:vector>
  </TitlesOfParts>
  <Company/>
  <LinksUpToDate>false</LinksUpToDate>
  <CharactersWithSpaces>22003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Plan User Guide</dc:title>
  <dc:subject>Understanding and Using the CMS Key Management Plan</dc:subject>
  <dc:creator>Schweinsberg, Elizabeth (CMS/OIT)</dc:creator>
  <cp:keywords>Cryptography, Key life cycle, Encyrption, Key management practices and Security concepts</cp:keywords>
  <dc:description/>
  <cp:lastModifiedBy>Schweinsberg, Elizabeth (CMS/OIT)</cp:lastModifiedBy>
  <cp:revision>3</cp:revision>
  <dcterms:created xsi:type="dcterms:W3CDTF">2025-06-11T18:43:00Z</dcterms:created>
  <dcterms:modified xsi:type="dcterms:W3CDTF">2025-06-18T15:29:00Z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0x010100E4657BC3A320A64DBC0174C854891A2B</vt:lpwstr>
  </property>
</Properties>
</file>